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7FE4EF" w14:textId="77777777" w:rsidR="00B97AA3" w:rsidRPr="00CB398F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 w:rsidRPr="00CB398F">
        <w:rPr>
          <w:rFonts w:ascii="Times New Roman" w:hAnsi="Times New Roman" w:cs="Times New Roman"/>
          <w:b/>
          <w:sz w:val="24"/>
          <w:szCs w:val="24"/>
        </w:rPr>
        <w:t>A Novel Method: Application of CT based 3D model in operation with tablet device</w:t>
      </w:r>
    </w:p>
    <w:p w14:paraId="4C7E785E" w14:textId="77777777" w:rsidR="00B97AA3" w:rsidRPr="00DE7CE6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</w:p>
    <w:p w14:paraId="2ADC9C4B" w14:textId="537CBFB8" w:rsidR="00B97AA3" w:rsidRPr="006F4D97" w:rsidDel="004C2DDD" w:rsidRDefault="00B97AA3" w:rsidP="00B97AA3">
      <w:pPr>
        <w:wordWrap/>
        <w:spacing w:line="480" w:lineRule="auto"/>
        <w:jc w:val="left"/>
        <w:rPr>
          <w:del w:id="0" w:author="Fadel Ewusi kofi Adoe" w:date="2014-05-21T10:16:00Z"/>
          <w:rFonts w:ascii="Times New Roman" w:hAnsi="Times New Roman" w:cs="Times New Roman"/>
        </w:rPr>
      </w:pPr>
      <w:r w:rsidRPr="00DE7CE6">
        <w:rPr>
          <w:rFonts w:ascii="Times New Roman" w:hAnsi="Times New Roman" w:cs="Times New Roman" w:hint="eastAsia"/>
          <w:b/>
        </w:rPr>
        <w:t>Background:</w:t>
      </w:r>
      <w:r w:rsidRPr="006F4D97">
        <w:rPr>
          <w:rFonts w:ascii="Times New Roman" w:hAnsi="Times New Roman" w:cs="Times New Roman"/>
        </w:rPr>
        <w:t xml:space="preserve"> After</w:t>
      </w:r>
      <w:ins w:id="1" w:author="Fadel Ewusi kofi Adoe" w:date="2014-05-21T10:03:00Z">
        <w:r w:rsidR="00F24019">
          <w:rPr>
            <w:rFonts w:ascii="Times New Roman" w:hAnsi="Times New Roman" w:cs="Times New Roman"/>
          </w:rPr>
          <w:t xml:space="preserve"> </w:t>
        </w:r>
      </w:ins>
      <w:r w:rsidRPr="006F4D97">
        <w:rPr>
          <w:rFonts w:ascii="Times New Roman" w:hAnsi="Times New Roman" w:cs="Times New Roman"/>
        </w:rPr>
        <w:t>the introduction of the smart</w:t>
      </w:r>
      <w:del w:id="2" w:author="Fadel Ewusi kofi Adoe" w:date="2014-05-21T10:04:00Z">
        <w:r w:rsidRPr="006F4D97" w:rsidDel="00F24019">
          <w:rPr>
            <w:rFonts w:ascii="Times New Roman" w:hAnsi="Times New Roman" w:cs="Times New Roman"/>
          </w:rPr>
          <w:delText>-</w:delText>
        </w:r>
      </w:del>
      <w:r w:rsidRPr="006F4D97">
        <w:rPr>
          <w:rFonts w:ascii="Times New Roman" w:hAnsi="Times New Roman" w:cs="Times New Roman"/>
        </w:rPr>
        <w:t>phone in 2007, mobile devices such as tablet</w:t>
      </w:r>
      <w:r>
        <w:rPr>
          <w:rFonts w:ascii="Times New Roman" w:hAnsi="Times New Roman" w:cs="Times New Roman" w:hint="eastAsia"/>
        </w:rPr>
        <w:t>s</w:t>
      </w:r>
      <w:r w:rsidRPr="006F4D97">
        <w:rPr>
          <w:rFonts w:ascii="Times New Roman" w:hAnsi="Times New Roman" w:cs="Times New Roman"/>
        </w:rPr>
        <w:t xml:space="preserve"> </w:t>
      </w:r>
      <w:ins w:id="3" w:author="Fadel Ewusi kofi Adoe" w:date="2014-05-21T10:05:00Z">
        <w:r w:rsidR="00F24019">
          <w:rPr>
            <w:rFonts w:ascii="Times New Roman" w:hAnsi="Times New Roman" w:cs="Times New Roman"/>
          </w:rPr>
          <w:t xml:space="preserve">have </w:t>
        </w:r>
      </w:ins>
      <w:r>
        <w:rPr>
          <w:rFonts w:ascii="Times New Roman" w:hAnsi="Times New Roman" w:cs="Times New Roman" w:hint="eastAsia"/>
        </w:rPr>
        <w:t>b</w:t>
      </w:r>
      <w:ins w:id="4" w:author="Fadel Ewusi kofi Adoe" w:date="2014-05-21T10:05:00Z">
        <w:r w:rsidR="006A370F">
          <w:rPr>
            <w:rFonts w:ascii="Times New Roman" w:hAnsi="Times New Roman" w:cs="Times New Roman"/>
          </w:rPr>
          <w:t>e</w:t>
        </w:r>
      </w:ins>
      <w:del w:id="5" w:author="Fadel Ewusi kofi Adoe" w:date="2014-05-21T10:05:00Z">
        <w:r w:rsidDel="00F24019">
          <w:rPr>
            <w:rFonts w:ascii="Times New Roman" w:hAnsi="Times New Roman" w:cs="Times New Roman" w:hint="eastAsia"/>
          </w:rPr>
          <w:delText>e</w:delText>
        </w:r>
      </w:del>
      <w:r>
        <w:rPr>
          <w:rFonts w:ascii="Times New Roman" w:hAnsi="Times New Roman" w:cs="Times New Roman" w:hint="eastAsia"/>
        </w:rPr>
        <w:t>c</w:t>
      </w:r>
      <w:ins w:id="6" w:author="Fadel Ewusi kofi Adoe" w:date="2014-05-21T13:46:00Z">
        <w:r w:rsidR="006A370F">
          <w:rPr>
            <w:rFonts w:ascii="Times New Roman" w:hAnsi="Times New Roman" w:cs="Times New Roman"/>
          </w:rPr>
          <w:t>o</w:t>
        </w:r>
      </w:ins>
      <w:del w:id="7" w:author="Fadel Ewusi kofi Adoe" w:date="2014-05-21T13:46:00Z">
        <w:r w:rsidDel="006A370F">
          <w:rPr>
            <w:rFonts w:ascii="Times New Roman" w:hAnsi="Times New Roman" w:cs="Times New Roman" w:hint="eastAsia"/>
          </w:rPr>
          <w:delText>a</w:delText>
        </w:r>
      </w:del>
      <w:r>
        <w:rPr>
          <w:rFonts w:ascii="Times New Roman" w:hAnsi="Times New Roman" w:cs="Times New Roman" w:hint="eastAsia"/>
        </w:rPr>
        <w:t xml:space="preserve">me </w:t>
      </w:r>
      <w:del w:id="8" w:author="Fadel Ewusi kofi Adoe" w:date="2014-05-21T10:05:00Z">
        <w:r w:rsidRPr="006F4D97" w:rsidDel="00F24019">
          <w:rPr>
            <w:rFonts w:ascii="Times New Roman" w:hAnsi="Times New Roman" w:cs="Times New Roman"/>
          </w:rPr>
          <w:delText>increasingly</w:delText>
        </w:r>
      </w:del>
      <w:r w:rsidRPr="006F4D97">
        <w:rPr>
          <w:rFonts w:ascii="Times New Roman" w:hAnsi="Times New Roman" w:cs="Times New Roman"/>
        </w:rPr>
        <w:t xml:space="preserve"> important due to their unique features</w:t>
      </w:r>
      <w:ins w:id="9" w:author="Fadel Ewusi kofi Adoe" w:date="2014-05-21T10:11:00Z">
        <w:r w:rsidR="00F24019">
          <w:rPr>
            <w:rFonts w:ascii="Times New Roman" w:hAnsi="Times New Roman" w:cs="Times New Roman"/>
          </w:rPr>
          <w:t>,</w:t>
        </w:r>
      </w:ins>
      <w:r w:rsidRPr="006F4D97">
        <w:rPr>
          <w:rFonts w:ascii="Times New Roman" w:hAnsi="Times New Roman" w:cs="Times New Roman"/>
        </w:rPr>
        <w:t xml:space="preserve"> and distinguished user experiences compared to</w:t>
      </w:r>
      <w:del w:id="10" w:author="Fadel Ewusi kofi Adoe" w:date="2014-05-21T10:11:00Z">
        <w:r w:rsidRPr="006F4D97" w:rsidDel="004C2DDD">
          <w:rPr>
            <w:rFonts w:ascii="Times New Roman" w:hAnsi="Times New Roman" w:cs="Times New Roman"/>
          </w:rPr>
          <w:delText xml:space="preserve"> the</w:delText>
        </w:r>
      </w:del>
      <w:r w:rsidRPr="006F4D97">
        <w:rPr>
          <w:rFonts w:ascii="Times New Roman" w:hAnsi="Times New Roman" w:cs="Times New Roman"/>
        </w:rPr>
        <w:t xml:space="preserve"> prior products. </w:t>
      </w:r>
      <w:ins w:id="11" w:author="Fadel Ewusi kofi Adoe" w:date="2014-05-21T10:13:00Z">
        <w:r w:rsidR="004C2DDD">
          <w:rPr>
            <w:rFonts w:ascii="Times New Roman" w:hAnsi="Times New Roman" w:cs="Times New Roman"/>
          </w:rPr>
          <w:t xml:space="preserve">Following this breakthrough, different kinds of </w:t>
        </w:r>
      </w:ins>
      <w:ins w:id="12" w:author="Fadel Ewusi kofi Adoe" w:date="2014-05-21T10:14:00Z">
        <w:r w:rsidR="004C2DDD">
          <w:rPr>
            <w:rFonts w:ascii="Times New Roman" w:hAnsi="Times New Roman" w:cs="Times New Roman"/>
          </w:rPr>
          <w:t xml:space="preserve">mobile </w:t>
        </w:r>
      </w:ins>
      <w:ins w:id="13" w:author="Fadel Ewusi kofi Adoe" w:date="2014-05-21T10:13:00Z">
        <w:r w:rsidR="004C2DDD">
          <w:rPr>
            <w:rFonts w:ascii="Times New Roman" w:hAnsi="Times New Roman" w:cs="Times New Roman"/>
          </w:rPr>
          <w:t xml:space="preserve">medical </w:t>
        </w:r>
      </w:ins>
      <w:ins w:id="14" w:author="Fadel Ewusi kofi Adoe" w:date="2014-05-21T10:14:00Z">
        <w:r w:rsidR="004C2DDD">
          <w:rPr>
            <w:rFonts w:ascii="Times New Roman" w:hAnsi="Times New Roman" w:cs="Times New Roman"/>
          </w:rPr>
          <w:t>applications have been developed.</w:t>
        </w:r>
      </w:ins>
      <w:ins w:id="15" w:author="Fadel Ewusi kofi Adoe" w:date="2014-05-21T10:16:00Z">
        <w:r w:rsidR="004C2DDD" w:rsidRPr="006F4D97" w:rsidDel="004C2DDD">
          <w:rPr>
            <w:rFonts w:ascii="Times New Roman" w:hAnsi="Times New Roman" w:cs="Times New Roman"/>
          </w:rPr>
          <w:t xml:space="preserve"> </w:t>
        </w:r>
      </w:ins>
      <w:commentRangeStart w:id="16"/>
      <w:del w:id="17" w:author="Fadel Ewusi kofi Adoe" w:date="2014-05-21T10:16:00Z">
        <w:r w:rsidRPr="006F4D97" w:rsidDel="004C2DDD">
          <w:rPr>
            <w:rFonts w:ascii="Times New Roman" w:hAnsi="Times New Roman" w:cs="Times New Roman"/>
          </w:rPr>
          <w:delText xml:space="preserve">Recently, several approaches </w:delText>
        </w:r>
        <w:r w:rsidDel="004C2DDD">
          <w:rPr>
            <w:rFonts w:ascii="Times New Roman" w:hAnsi="Times New Roman" w:cs="Times New Roman" w:hint="eastAsia"/>
          </w:rPr>
          <w:delText xml:space="preserve">were </w:delText>
        </w:r>
        <w:r w:rsidRPr="006F4D97" w:rsidDel="004C2DDD">
          <w:rPr>
            <w:rFonts w:ascii="Times New Roman" w:hAnsi="Times New Roman" w:cs="Times New Roman"/>
          </w:rPr>
          <w:delText xml:space="preserve">tried and introduced to apply these devices into our clinical practice </w:delText>
        </w:r>
        <w:r w:rsidDel="004C2DDD">
          <w:rPr>
            <w:rFonts w:ascii="Times New Roman" w:hAnsi="Times New Roman" w:cs="Times New Roman" w:hint="eastAsia"/>
          </w:rPr>
          <w:delText>of</w:delText>
        </w:r>
        <w:r w:rsidRPr="006F4D97" w:rsidDel="004C2DDD">
          <w:rPr>
            <w:rFonts w:ascii="Times New Roman" w:hAnsi="Times New Roman" w:cs="Times New Roman"/>
          </w:rPr>
          <w:delText xml:space="preserve"> medical fields.</w:delText>
        </w:r>
      </w:del>
      <w:commentRangeEnd w:id="16"/>
      <w:r w:rsidR="004C2DDD">
        <w:rPr>
          <w:rStyle w:val="CommentReference"/>
        </w:rPr>
        <w:commentReference w:id="16"/>
      </w:r>
    </w:p>
    <w:p w14:paraId="6C64C388" w14:textId="73D3DFA4" w:rsidR="00B97AA3" w:rsidRPr="006F4D97" w:rsidRDefault="00EE17DC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ins w:id="18" w:author="Fadel Ewusi kofi Adoe" w:date="2014-05-21T10:24:00Z">
        <w:r>
          <w:rPr>
            <w:rFonts w:ascii="Times New Roman" w:hAnsi="Times New Roman" w:cs="Times New Roman"/>
          </w:rPr>
          <w:t xml:space="preserve">Prior to the mobile device experience, </w:t>
        </w:r>
      </w:ins>
      <w:del w:id="19" w:author="Fadel Ewusi kofi Adoe" w:date="2014-05-21T10:24:00Z">
        <w:r w:rsidR="00B97AA3" w:rsidDel="00EE17DC">
          <w:rPr>
            <w:rFonts w:ascii="Times New Roman" w:hAnsi="Times New Roman" w:cs="Times New Roman" w:hint="eastAsia"/>
          </w:rPr>
          <w:delText>T</w:delText>
        </w:r>
      </w:del>
      <w:ins w:id="20" w:author="Fadel Ewusi kofi Adoe" w:date="2014-05-21T10:24:00Z">
        <w:r>
          <w:rPr>
            <w:rFonts w:ascii="Times New Roman" w:hAnsi="Times New Roman" w:cs="Times New Roman"/>
          </w:rPr>
          <w:t>t</w:t>
        </w:r>
      </w:ins>
      <w:r w:rsidR="00B97AA3">
        <w:rPr>
          <w:rFonts w:ascii="Times New Roman" w:hAnsi="Times New Roman" w:cs="Times New Roman" w:hint="eastAsia"/>
        </w:rPr>
        <w:t>here were e</w:t>
      </w:r>
      <w:r w:rsidR="00B97AA3" w:rsidRPr="006F4D97">
        <w:rPr>
          <w:rFonts w:ascii="Times New Roman" w:hAnsi="Times New Roman" w:cs="Times New Roman"/>
        </w:rPr>
        <w:t xml:space="preserve">fforts to utilize 3D images in </w:t>
      </w:r>
      <w:r w:rsidR="00B97AA3">
        <w:rPr>
          <w:rFonts w:ascii="Times New Roman" w:hAnsi="Times New Roman" w:cs="Times New Roman" w:hint="eastAsia"/>
        </w:rPr>
        <w:t xml:space="preserve">medical </w:t>
      </w:r>
      <w:ins w:id="21" w:author="Fadel Ewusi kofi Adoe" w:date="2014-05-21T10:24:00Z">
        <w:r>
          <w:rPr>
            <w:rFonts w:ascii="Times New Roman" w:hAnsi="Times New Roman" w:cs="Times New Roman"/>
          </w:rPr>
          <w:t>applications</w:t>
        </w:r>
      </w:ins>
      <w:del w:id="22" w:author="Fadel Ewusi kofi Adoe" w:date="2014-05-21T10:24:00Z">
        <w:r w:rsidR="00B97AA3" w:rsidRPr="006F4D97" w:rsidDel="00EE17DC">
          <w:rPr>
            <w:rFonts w:ascii="Times New Roman" w:hAnsi="Times New Roman" w:cs="Times New Roman"/>
          </w:rPr>
          <w:delText>field</w:delText>
        </w:r>
      </w:del>
      <w:del w:id="23" w:author="Fadel Ewusi kofi Adoe" w:date="2014-05-21T13:46:00Z">
        <w:r w:rsidR="00B97AA3" w:rsidRPr="006F4D97" w:rsidDel="006A370F">
          <w:rPr>
            <w:rFonts w:ascii="Times New Roman" w:hAnsi="Times New Roman" w:cs="Times New Roman"/>
          </w:rPr>
          <w:delText xml:space="preserve"> </w:delText>
        </w:r>
      </w:del>
      <w:del w:id="24" w:author="Fadel Ewusi kofi Adoe" w:date="2014-05-21T10:25:00Z">
        <w:r w:rsidR="00B97AA3" w:rsidDel="00EE17DC">
          <w:rPr>
            <w:rFonts w:ascii="Times New Roman" w:hAnsi="Times New Roman" w:cs="Times New Roman" w:hint="eastAsia"/>
          </w:rPr>
          <w:delText>b</w:delText>
        </w:r>
        <w:r w:rsidR="00B97AA3" w:rsidRPr="006F4D97" w:rsidDel="00EE17DC">
          <w:rPr>
            <w:rFonts w:ascii="Times New Roman" w:hAnsi="Times New Roman" w:cs="Times New Roman"/>
          </w:rPr>
          <w:delText>efore the introduction of mobile device</w:delText>
        </w:r>
      </w:del>
      <w:r w:rsidR="00B97AA3" w:rsidRPr="006F4D97">
        <w:rPr>
          <w:rFonts w:ascii="Times New Roman" w:hAnsi="Times New Roman" w:cs="Times New Roman"/>
        </w:rPr>
        <w:t xml:space="preserve">, </w:t>
      </w:r>
      <w:r w:rsidR="00B97AA3">
        <w:rPr>
          <w:rFonts w:ascii="Times New Roman" w:hAnsi="Times New Roman" w:cs="Times New Roman" w:hint="eastAsia"/>
        </w:rPr>
        <w:t xml:space="preserve">however, </w:t>
      </w:r>
      <w:ins w:id="25" w:author="Fadel Ewusi kofi Adoe" w:date="2014-05-21T10:28:00Z">
        <w:r>
          <w:rPr>
            <w:rFonts w:ascii="Times New Roman" w:hAnsi="Times New Roman" w:cs="Times New Roman"/>
          </w:rPr>
          <w:t xml:space="preserve">these </w:t>
        </w:r>
      </w:ins>
      <w:ins w:id="26" w:author="Fadel Ewusi kofi Adoe" w:date="2014-05-21T10:30:00Z">
        <w:r>
          <w:rPr>
            <w:rFonts w:ascii="Times New Roman" w:hAnsi="Times New Roman" w:cs="Times New Roman"/>
          </w:rPr>
          <w:t>efforts proved futile</w:t>
        </w:r>
      </w:ins>
      <w:ins w:id="27" w:author="Fadel Ewusi kofi Adoe" w:date="2014-05-21T10:28:00Z">
        <w:r>
          <w:rPr>
            <w:rFonts w:ascii="Times New Roman" w:hAnsi="Times New Roman" w:cs="Times New Roman"/>
          </w:rPr>
          <w:t xml:space="preserve"> because </w:t>
        </w:r>
      </w:ins>
      <w:r w:rsidR="00B97AA3" w:rsidRPr="006F4D97">
        <w:rPr>
          <w:rFonts w:ascii="Times New Roman" w:hAnsi="Times New Roman" w:cs="Times New Roman"/>
        </w:rPr>
        <w:t xml:space="preserve">the available commercial products </w:t>
      </w:r>
      <w:r w:rsidR="00B97AA3">
        <w:rPr>
          <w:rFonts w:ascii="Times New Roman" w:hAnsi="Times New Roman" w:cs="Times New Roman" w:hint="eastAsia"/>
        </w:rPr>
        <w:t>were</w:t>
      </w:r>
      <w:r w:rsidR="00B97AA3" w:rsidRPr="006F4D97">
        <w:rPr>
          <w:rFonts w:ascii="Times New Roman" w:hAnsi="Times New Roman" w:cs="Times New Roman"/>
        </w:rPr>
        <w:t xml:space="preserve"> expensive, and most </w:t>
      </w:r>
      <w:r w:rsidR="00B97AA3">
        <w:rPr>
          <w:rFonts w:ascii="Times New Roman" w:hAnsi="Times New Roman" w:cs="Times New Roman" w:hint="eastAsia"/>
        </w:rPr>
        <w:t>were</w:t>
      </w:r>
      <w:r w:rsidR="00B97AA3" w:rsidRPr="006F4D97">
        <w:rPr>
          <w:rFonts w:ascii="Times New Roman" w:hAnsi="Times New Roman" w:cs="Times New Roman"/>
        </w:rPr>
        <w:t xml:space="preserve"> designed on </w:t>
      </w:r>
      <w:del w:id="28" w:author="Fadel Ewusi kofi Adoe" w:date="2014-05-21T10:30:00Z">
        <w:r w:rsidR="00B97AA3" w:rsidRPr="006F4D97" w:rsidDel="00EE17DC">
          <w:rPr>
            <w:rFonts w:ascii="Times New Roman" w:hAnsi="Times New Roman" w:cs="Times New Roman"/>
          </w:rPr>
          <w:delText xml:space="preserve">a </w:delText>
        </w:r>
      </w:del>
      <w:r w:rsidR="00B97AA3" w:rsidRPr="006F4D97">
        <w:rPr>
          <w:rFonts w:ascii="Times New Roman" w:hAnsi="Times New Roman" w:cs="Times New Roman"/>
        </w:rPr>
        <w:t>huge platform</w:t>
      </w:r>
      <w:ins w:id="29" w:author="Fadel Ewusi kofi Adoe" w:date="2014-05-21T10:31:00Z">
        <w:r>
          <w:rPr>
            <w:rFonts w:ascii="Times New Roman" w:hAnsi="Times New Roman" w:cs="Times New Roman"/>
          </w:rPr>
          <w:t>s</w:t>
        </w:r>
      </w:ins>
      <w:r w:rsidR="00B97AA3" w:rsidRPr="006F4D97">
        <w:rPr>
          <w:rFonts w:ascii="Times New Roman" w:hAnsi="Times New Roman" w:cs="Times New Roman"/>
        </w:rPr>
        <w:t>. Moreover, limitations remain</w:t>
      </w:r>
      <w:r w:rsidR="00B97AA3">
        <w:rPr>
          <w:rFonts w:ascii="Times New Roman" w:hAnsi="Times New Roman" w:cs="Times New Roman" w:hint="eastAsia"/>
        </w:rPr>
        <w:t>ed</w:t>
      </w:r>
      <w:r w:rsidR="00B97AA3" w:rsidRPr="006F4D97">
        <w:rPr>
          <w:rFonts w:ascii="Times New Roman" w:hAnsi="Times New Roman" w:cs="Times New Roman"/>
        </w:rPr>
        <w:t xml:space="preserve"> in understanding </w:t>
      </w:r>
      <w:del w:id="30" w:author="Fadel Ewusi kofi Adoe" w:date="2014-05-21T10:33:00Z">
        <w:r w:rsidR="00B97AA3" w:rsidRPr="006F4D97" w:rsidDel="00EE17DC">
          <w:rPr>
            <w:rFonts w:ascii="Times New Roman" w:hAnsi="Times New Roman" w:cs="Times New Roman"/>
          </w:rPr>
          <w:delText>the</w:delText>
        </w:r>
      </w:del>
      <w:del w:id="31" w:author="Fadel Ewusi kofi Adoe" w:date="2014-05-21T13:47:00Z">
        <w:r w:rsidR="00B97AA3" w:rsidRPr="006F4D97" w:rsidDel="006A370F">
          <w:rPr>
            <w:rFonts w:ascii="Times New Roman" w:hAnsi="Times New Roman" w:cs="Times New Roman"/>
          </w:rPr>
          <w:delText xml:space="preserve"> </w:delText>
        </w:r>
      </w:del>
      <w:r w:rsidR="00B97AA3" w:rsidRPr="006F4D97">
        <w:rPr>
          <w:rFonts w:ascii="Times New Roman" w:hAnsi="Times New Roman" w:cs="Times New Roman"/>
        </w:rPr>
        <w:t>real 3D body structure</w:t>
      </w:r>
      <w:ins w:id="32" w:author="Fadel Ewusi kofi Adoe" w:date="2014-05-21T10:33:00Z">
        <w:r>
          <w:rPr>
            <w:rFonts w:ascii="Times New Roman" w:hAnsi="Times New Roman" w:cs="Times New Roman"/>
          </w:rPr>
          <w:t>s</w:t>
        </w:r>
      </w:ins>
      <w:r w:rsidR="00B97AA3" w:rsidRPr="006F4D97">
        <w:rPr>
          <w:rFonts w:ascii="Times New Roman" w:hAnsi="Times New Roman" w:cs="Times New Roman"/>
        </w:rPr>
        <w:t xml:space="preserve">, </w:t>
      </w:r>
      <w:ins w:id="33" w:author="Fadel Ewusi kofi Adoe" w:date="2014-05-21T10:33:00Z">
        <w:r>
          <w:rPr>
            <w:rFonts w:ascii="Times New Roman" w:hAnsi="Times New Roman" w:cs="Times New Roman"/>
          </w:rPr>
          <w:t xml:space="preserve">because </w:t>
        </w:r>
      </w:ins>
      <w:del w:id="34" w:author="Fadel Ewusi kofi Adoe" w:date="2014-05-21T10:33:00Z">
        <w:r w:rsidR="00B97AA3" w:rsidRPr="006F4D97" w:rsidDel="00EE17DC">
          <w:rPr>
            <w:rFonts w:ascii="Times New Roman" w:hAnsi="Times New Roman" w:cs="Times New Roman"/>
          </w:rPr>
          <w:delText>since</w:delText>
        </w:r>
      </w:del>
      <w:del w:id="35" w:author="Fadel Ewusi kofi Adoe" w:date="2014-05-21T13:47:00Z">
        <w:r w:rsidR="00B97AA3" w:rsidRPr="006F4D97" w:rsidDel="006A370F">
          <w:rPr>
            <w:rFonts w:ascii="Times New Roman" w:hAnsi="Times New Roman" w:cs="Times New Roman"/>
          </w:rPr>
          <w:delText xml:space="preserve"> </w:delText>
        </w:r>
      </w:del>
      <w:r w:rsidR="00B97AA3" w:rsidRPr="006F4D97">
        <w:rPr>
          <w:rFonts w:ascii="Times New Roman" w:hAnsi="Times New Roman" w:cs="Times New Roman"/>
        </w:rPr>
        <w:t>the</w:t>
      </w:r>
      <w:ins w:id="36" w:author="Fadel Ewusi kofi Adoe" w:date="2014-05-21T10:34:00Z">
        <w:r>
          <w:rPr>
            <w:rFonts w:ascii="Times New Roman" w:hAnsi="Times New Roman" w:cs="Times New Roman"/>
          </w:rPr>
          <w:t>se</w:t>
        </w:r>
      </w:ins>
      <w:del w:id="37" w:author="Fadel Ewusi kofi Adoe" w:date="2014-05-21T10:34:00Z">
        <w:r w:rsidR="00B97AA3" w:rsidRPr="006F4D97" w:rsidDel="00EE17DC">
          <w:rPr>
            <w:rFonts w:ascii="Times New Roman" w:hAnsi="Times New Roman" w:cs="Times New Roman"/>
          </w:rPr>
          <w:delText>y</w:delText>
        </w:r>
      </w:del>
      <w:ins w:id="38" w:author="Fadel Ewusi kofi Adoe" w:date="2014-05-21T10:34:00Z">
        <w:r>
          <w:rPr>
            <w:rFonts w:ascii="Times New Roman" w:hAnsi="Times New Roman" w:cs="Times New Roman"/>
          </w:rPr>
          <w:t xml:space="preserve"> 3D structures</w:t>
        </w:r>
      </w:ins>
      <w:r w:rsidR="00B97AA3" w:rsidRPr="006F4D97">
        <w:rPr>
          <w:rFonts w:ascii="Times New Roman" w:hAnsi="Times New Roman" w:cs="Times New Roman"/>
        </w:rPr>
        <w:t xml:space="preserve"> </w:t>
      </w:r>
      <w:r w:rsidR="00B97AA3">
        <w:rPr>
          <w:rFonts w:ascii="Times New Roman" w:hAnsi="Times New Roman" w:cs="Times New Roman" w:hint="eastAsia"/>
        </w:rPr>
        <w:t>were</w:t>
      </w:r>
      <w:r w:rsidR="00B97AA3" w:rsidRPr="006F4D97">
        <w:rPr>
          <w:rFonts w:ascii="Times New Roman" w:hAnsi="Times New Roman" w:cs="Times New Roman"/>
        </w:rPr>
        <w:t xml:space="preserve"> based on </w:t>
      </w:r>
      <w:del w:id="39" w:author="Fadel Ewusi kofi Adoe" w:date="2014-05-21T10:34:00Z">
        <w:r w:rsidR="00B97AA3" w:rsidRPr="006F4D97" w:rsidDel="004977BC">
          <w:rPr>
            <w:rFonts w:ascii="Times New Roman" w:hAnsi="Times New Roman" w:cs="Times New Roman"/>
          </w:rPr>
          <w:delText>a</w:delText>
        </w:r>
      </w:del>
      <w:del w:id="40" w:author="Fadel Ewusi kofi Adoe" w:date="2014-05-21T13:47:00Z">
        <w:r w:rsidR="00B97AA3" w:rsidRPr="006F4D97" w:rsidDel="006A370F">
          <w:rPr>
            <w:rFonts w:ascii="Times New Roman" w:hAnsi="Times New Roman" w:cs="Times New Roman"/>
          </w:rPr>
          <w:delText xml:space="preserve"> </w:delText>
        </w:r>
      </w:del>
      <w:r w:rsidR="00B97AA3" w:rsidRPr="006F4D97">
        <w:rPr>
          <w:rFonts w:ascii="Times New Roman" w:hAnsi="Times New Roman" w:cs="Times New Roman"/>
        </w:rPr>
        <w:t>2D still image</w:t>
      </w:r>
      <w:ins w:id="41" w:author="Fadel Ewusi kofi Adoe" w:date="2014-05-21T10:34:00Z">
        <w:r w:rsidR="004977BC">
          <w:rPr>
            <w:rFonts w:ascii="Times New Roman" w:hAnsi="Times New Roman" w:cs="Times New Roman"/>
          </w:rPr>
          <w:t>s</w:t>
        </w:r>
      </w:ins>
      <w:r w:rsidR="00B97AA3" w:rsidRPr="006F4D97">
        <w:rPr>
          <w:rFonts w:ascii="Times New Roman" w:hAnsi="Times New Roman" w:cs="Times New Roman"/>
        </w:rPr>
        <w:t>.</w:t>
      </w:r>
    </w:p>
    <w:p w14:paraId="70AE33E3" w14:textId="13CD08FF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805FDF">
        <w:rPr>
          <w:rFonts w:ascii="Times New Roman" w:hAnsi="Times New Roman" w:cs="Times New Roman" w:hint="eastAsia"/>
          <w:b/>
        </w:rPr>
        <w:t>Purpose</w:t>
      </w:r>
      <w:r>
        <w:rPr>
          <w:rFonts w:ascii="Times New Roman" w:hAnsi="Times New Roman" w:cs="Times New Roman" w:hint="eastAsia"/>
        </w:rPr>
        <w:t xml:space="preserve">: This </w:t>
      </w:r>
      <w:del w:id="42" w:author="Fadel Ewusi kofi Adoe" w:date="2014-05-21T10:35:00Z">
        <w:r w:rsidDel="004977BC">
          <w:rPr>
            <w:rFonts w:ascii="Times New Roman" w:hAnsi="Times New Roman" w:cs="Times New Roman" w:hint="eastAsia"/>
          </w:rPr>
          <w:delText>study was to introduce</w:delText>
        </w:r>
      </w:del>
      <w:ins w:id="43" w:author="Fadel Ewusi kofi Adoe" w:date="2014-05-21T13:47:00Z">
        <w:r w:rsidR="00502531">
          <w:rPr>
            <w:rFonts w:ascii="Times New Roman" w:hAnsi="Times New Roman" w:cs="Times New Roman"/>
          </w:rPr>
          <w:t xml:space="preserve">study </w:t>
        </w:r>
      </w:ins>
      <w:ins w:id="44" w:author="Fadel Ewusi kofi Adoe" w:date="2014-05-21T10:35:00Z">
        <w:r w:rsidR="004977BC">
          <w:rPr>
            <w:rFonts w:ascii="Times New Roman" w:hAnsi="Times New Roman" w:cs="Times New Roman"/>
          </w:rPr>
          <w:t>reports</w:t>
        </w:r>
      </w:ins>
      <w:ins w:id="45" w:author="Fadel Ewusi kofi Adoe" w:date="2014-05-21T13:47:00Z">
        <w:r w:rsidR="00502531">
          <w:rPr>
            <w:rFonts w:ascii="Times New Roman" w:hAnsi="Times New Roman" w:cs="Times New Roman"/>
          </w:rPr>
          <w:t xml:space="preserve"> </w:t>
        </w:r>
      </w:ins>
      <w:del w:id="46" w:author="Fadel Ewusi kofi Adoe" w:date="2014-05-21T10:35:00Z">
        <w:r w:rsidDel="004977BC">
          <w:rPr>
            <w:rFonts w:ascii="Times New Roman" w:hAnsi="Times New Roman" w:cs="Times New Roman" w:hint="eastAsia"/>
          </w:rPr>
          <w:delText xml:space="preserve"> </w:delText>
        </w:r>
      </w:del>
      <w:r w:rsidRPr="006F4D97">
        <w:rPr>
          <w:rFonts w:ascii="Times New Roman" w:hAnsi="Times New Roman" w:cs="Times New Roman"/>
        </w:rPr>
        <w:t>our experience of using an ‘iPad’ to view</w:t>
      </w:r>
      <w:ins w:id="47" w:author="Fadel Ewusi kofi Adoe" w:date="2014-05-21T10:42:00Z">
        <w:r w:rsidR="004977BC">
          <w:rPr>
            <w:rFonts w:ascii="Times New Roman" w:hAnsi="Times New Roman" w:cs="Times New Roman"/>
          </w:rPr>
          <w:t>,</w:t>
        </w:r>
      </w:ins>
      <w:r w:rsidRPr="006F4D97">
        <w:rPr>
          <w:rFonts w:ascii="Times New Roman" w:hAnsi="Times New Roman" w:cs="Times New Roman"/>
        </w:rPr>
        <w:t xml:space="preserve"> and rotate </w:t>
      </w:r>
      <w:r>
        <w:rPr>
          <w:rFonts w:ascii="Times New Roman" w:hAnsi="Times New Roman" w:cs="Times New Roman" w:hint="eastAsia"/>
        </w:rPr>
        <w:t>a</w:t>
      </w:r>
      <w:r w:rsidRPr="006F4D97">
        <w:rPr>
          <w:rFonts w:ascii="Times New Roman" w:hAnsi="Times New Roman" w:cs="Times New Roman"/>
        </w:rPr>
        <w:t xml:space="preserve"> 3D model</w:t>
      </w:r>
      <w:r>
        <w:rPr>
          <w:rFonts w:ascii="Times New Roman" w:hAnsi="Times New Roman" w:cs="Times New Roman" w:hint="eastAsia"/>
        </w:rPr>
        <w:t xml:space="preserve"> by </w:t>
      </w:r>
      <w:r w:rsidRPr="006F4D97">
        <w:rPr>
          <w:rFonts w:ascii="Times New Roman" w:hAnsi="Times New Roman" w:cs="Times New Roman"/>
        </w:rPr>
        <w:t xml:space="preserve">directly spinning </w:t>
      </w:r>
      <w:ins w:id="48" w:author="Fadel Ewusi kofi Adoe" w:date="2014-05-21T10:45:00Z">
        <w:r w:rsidR="007C2B9B">
          <w:rPr>
            <w:rFonts w:ascii="Times New Roman" w:hAnsi="Times New Roman" w:cs="Times New Roman"/>
          </w:rPr>
          <w:t>a</w:t>
        </w:r>
      </w:ins>
      <w:del w:id="49" w:author="Fadel Ewusi kofi Adoe" w:date="2014-05-21T10:45:00Z">
        <w:r w:rsidRPr="006F4D97" w:rsidDel="007C2B9B">
          <w:rPr>
            <w:rFonts w:ascii="Times New Roman" w:hAnsi="Times New Roman" w:cs="Times New Roman"/>
          </w:rPr>
          <w:delText>the</w:delText>
        </w:r>
      </w:del>
      <w:r w:rsidRPr="006F4D97">
        <w:rPr>
          <w:rFonts w:ascii="Times New Roman" w:hAnsi="Times New Roman" w:cs="Times New Roman"/>
        </w:rPr>
        <w:t xml:space="preserve"> surgeon’s finger during an operation.</w:t>
      </w:r>
    </w:p>
    <w:p w14:paraId="6609727D" w14:textId="281B0D26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805FDF">
        <w:rPr>
          <w:rFonts w:ascii="Times New Roman" w:hAnsi="Times New Roman" w:cs="Times New Roman"/>
          <w:b/>
        </w:rPr>
        <w:t>Methods:</w:t>
      </w:r>
      <w:r w:rsidRPr="006F4D97">
        <w:rPr>
          <w:rFonts w:ascii="Times New Roman" w:hAnsi="Times New Roman" w:cs="Times New Roman"/>
        </w:rPr>
        <w:t xml:space="preserve"> </w:t>
      </w:r>
      <w:ins w:id="50" w:author="Fadel Ewusi kofi Adoe" w:date="2014-05-21T10:46:00Z">
        <w:r w:rsidR="007C2B9B">
          <w:rPr>
            <w:rFonts w:ascii="Times New Roman" w:hAnsi="Times New Roman" w:cs="Times New Roman"/>
          </w:rPr>
          <w:t xml:space="preserve">We made </w:t>
        </w:r>
      </w:ins>
      <w:del w:id="51" w:author="Fadel Ewusi kofi Adoe" w:date="2014-05-21T10:46:00Z">
        <w:r w:rsidDel="007C2B9B">
          <w:rPr>
            <w:rFonts w:ascii="Times New Roman" w:hAnsi="Times New Roman" w:cs="Times New Roman" w:hint="eastAsia"/>
          </w:rPr>
          <w:delText>A</w:delText>
        </w:r>
      </w:del>
      <w:ins w:id="52" w:author="Fadel Ewusi kofi Adoe" w:date="2014-05-21T10:46:00Z">
        <w:r w:rsidR="007C2B9B">
          <w:rPr>
            <w:rFonts w:ascii="Times New Roman" w:hAnsi="Times New Roman" w:cs="Times New Roman"/>
          </w:rPr>
          <w:t>a</w:t>
        </w:r>
      </w:ins>
      <w:r w:rsidRPr="006F4D97">
        <w:rPr>
          <w:rFonts w:ascii="Times New Roman" w:hAnsi="Times New Roman" w:cs="Times New Roman"/>
        </w:rPr>
        <w:t xml:space="preserve"> 3D object of vessel, soft tissue, and bony structure </w:t>
      </w:r>
      <w:del w:id="53" w:author="Fadel Ewusi kofi Adoe" w:date="2014-05-21T10:47:00Z">
        <w:r w:rsidRPr="006F4D97" w:rsidDel="007C2B9B">
          <w:rPr>
            <w:rFonts w:ascii="Times New Roman" w:hAnsi="Times New Roman" w:cs="Times New Roman"/>
          </w:rPr>
          <w:delText>was made</w:delText>
        </w:r>
      </w:del>
      <w:ins w:id="54" w:author="Fadel Ewusi kofi Adoe" w:date="2014-05-21T10:47:00Z">
        <w:r w:rsidR="007C2B9B" w:rsidRPr="006F4D97">
          <w:rPr>
            <w:rFonts w:ascii="Times New Roman" w:hAnsi="Times New Roman" w:cs="Times New Roman"/>
          </w:rPr>
          <w:t>from an abdominal CT scan</w:t>
        </w:r>
      </w:ins>
      <w:r w:rsidRPr="006F4D97">
        <w:rPr>
          <w:rFonts w:ascii="Times New Roman" w:hAnsi="Times New Roman" w:cs="Times New Roman"/>
        </w:rPr>
        <w:t xml:space="preserve"> using ‘3D-DOCTOR’, a PC based rendering program</w:t>
      </w:r>
      <w:del w:id="55" w:author="Fadel Ewusi kofi Adoe" w:date="2014-05-21T10:48:00Z">
        <w:r w:rsidRPr="006F4D97" w:rsidDel="007C2B9B">
          <w:rPr>
            <w:rFonts w:ascii="Times New Roman" w:hAnsi="Times New Roman" w:cs="Times New Roman"/>
          </w:rPr>
          <w:delText xml:space="preserve"> from an abdominal CT scan</w:delText>
        </w:r>
      </w:del>
      <w:r w:rsidRPr="006F4D97">
        <w:rPr>
          <w:rFonts w:ascii="Times New Roman" w:hAnsi="Times New Roman" w:cs="Times New Roman"/>
        </w:rPr>
        <w:t xml:space="preserve">. </w:t>
      </w:r>
      <w:ins w:id="56" w:author="Fadel Ewusi kofi Adoe" w:date="2014-05-21T10:52:00Z">
        <w:r w:rsidR="007C2B9B">
          <w:rPr>
            <w:rFonts w:ascii="Times New Roman" w:hAnsi="Times New Roman" w:cs="Times New Roman"/>
          </w:rPr>
          <w:t xml:space="preserve">To view the model on </w:t>
        </w:r>
      </w:ins>
      <w:ins w:id="57" w:author="Fadel Ewusi kofi Adoe" w:date="2014-05-21T10:53:00Z">
        <w:r w:rsidR="007C2B9B">
          <w:rPr>
            <w:rFonts w:ascii="Times New Roman" w:hAnsi="Times New Roman" w:cs="Times New Roman"/>
          </w:rPr>
          <w:t xml:space="preserve">an iPad, </w:t>
        </w:r>
      </w:ins>
      <w:del w:id="58" w:author="Fadel Ewusi kofi Adoe" w:date="2014-05-21T10:54:00Z">
        <w:r w:rsidDel="007C2B9B">
          <w:rPr>
            <w:rFonts w:ascii="Times New Roman" w:hAnsi="Times New Roman" w:cs="Times New Roman" w:hint="eastAsia"/>
          </w:rPr>
          <w:delText>T</w:delText>
        </w:r>
      </w:del>
      <w:ins w:id="59" w:author="Fadel Ewusi kofi Adoe" w:date="2014-05-21T10:54:00Z">
        <w:r w:rsidR="007C2B9B">
          <w:rPr>
            <w:rFonts w:ascii="Times New Roman" w:hAnsi="Times New Roman" w:cs="Times New Roman"/>
          </w:rPr>
          <w:t>t</w:t>
        </w:r>
      </w:ins>
      <w:r w:rsidRPr="006F4D97">
        <w:rPr>
          <w:rFonts w:ascii="Times New Roman" w:hAnsi="Times New Roman" w:cs="Times New Roman"/>
        </w:rPr>
        <w:t xml:space="preserve">he rendered 3D model </w:t>
      </w:r>
      <w:del w:id="60" w:author="Fadel Ewusi kofi Adoe" w:date="2014-05-21T10:54:00Z">
        <w:r w:rsidRPr="006F4D97" w:rsidDel="007C2B9B">
          <w:rPr>
            <w:rFonts w:ascii="Times New Roman" w:hAnsi="Times New Roman" w:cs="Times New Roman"/>
          </w:rPr>
          <w:delText xml:space="preserve">was exported </w:delText>
        </w:r>
        <w:r w:rsidDel="007C2B9B">
          <w:rPr>
            <w:rFonts w:ascii="Times New Roman" w:hAnsi="Times New Roman" w:cs="Times New Roman" w:hint="eastAsia"/>
          </w:rPr>
          <w:delText>as</w:delText>
        </w:r>
      </w:del>
      <w:ins w:id="61" w:author="Fadel Ewusi kofi Adoe" w:date="2014-05-21T10:54:00Z">
        <w:r w:rsidR="007C2B9B">
          <w:rPr>
            <w:rFonts w:ascii="Times New Roman" w:hAnsi="Times New Roman" w:cs="Times New Roman"/>
          </w:rPr>
          <w:t>in</w:t>
        </w:r>
      </w:ins>
      <w:r w:rsidRPr="006F4D97">
        <w:rPr>
          <w:rFonts w:ascii="Times New Roman" w:hAnsi="Times New Roman" w:cs="Times New Roman"/>
        </w:rPr>
        <w:t xml:space="preserve"> '.3ds' format</w:t>
      </w:r>
      <w:ins w:id="62" w:author="Fadel Ewusi kofi Adoe" w:date="2014-05-21T10:52:00Z">
        <w:r w:rsidR="007C2B9B">
          <w:rPr>
            <w:rFonts w:ascii="Times New Roman" w:hAnsi="Times New Roman" w:cs="Times New Roman"/>
          </w:rPr>
          <w:t>,</w:t>
        </w:r>
      </w:ins>
      <w:r w:rsidRPr="006F4D97">
        <w:rPr>
          <w:rFonts w:ascii="Times New Roman" w:hAnsi="Times New Roman" w:cs="Times New Roman"/>
        </w:rPr>
        <w:t xml:space="preserve"> </w:t>
      </w:r>
      <w:del w:id="63" w:author="Fadel Ewusi kofi Adoe" w:date="2014-05-21T10:55:00Z">
        <w:r w:rsidRPr="006F4D97" w:rsidDel="00BB3F16">
          <w:rPr>
            <w:rFonts w:ascii="Times New Roman" w:hAnsi="Times New Roman" w:cs="Times New Roman"/>
          </w:rPr>
          <w:delText xml:space="preserve">and </w:delText>
        </w:r>
        <w:r w:rsidDel="00BB3F16">
          <w:rPr>
            <w:rFonts w:ascii="Times New Roman" w:hAnsi="Times New Roman" w:cs="Times New Roman" w:hint="eastAsia"/>
          </w:rPr>
          <w:delText xml:space="preserve">then </w:delText>
        </w:r>
      </w:del>
      <w:r>
        <w:rPr>
          <w:rFonts w:ascii="Times New Roman" w:hAnsi="Times New Roman" w:cs="Times New Roman" w:hint="eastAsia"/>
        </w:rPr>
        <w:t xml:space="preserve">was </w:t>
      </w:r>
      <w:r w:rsidRPr="006F4D97">
        <w:rPr>
          <w:rFonts w:ascii="Times New Roman" w:hAnsi="Times New Roman" w:cs="Times New Roman"/>
        </w:rPr>
        <w:t>transported into ‘3DVIA’, an iPad 3D viewer solution.</w:t>
      </w:r>
    </w:p>
    <w:p w14:paraId="137A1C53" w14:textId="77777777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805FDF">
        <w:rPr>
          <w:rFonts w:ascii="Times New Roman" w:hAnsi="Times New Roman" w:cs="Times New Roman"/>
          <w:b/>
        </w:rPr>
        <w:t>Results:</w:t>
      </w:r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The </w:t>
      </w:r>
      <w:r w:rsidRPr="006F4D97">
        <w:rPr>
          <w:rFonts w:ascii="Times New Roman" w:hAnsi="Times New Roman" w:cs="Times New Roman"/>
        </w:rPr>
        <w:t>3D object created</w:t>
      </w:r>
      <w:r>
        <w:rPr>
          <w:rFonts w:ascii="Times New Roman" w:hAnsi="Times New Roman" w:cs="Times New Roman" w:hint="eastAsia"/>
        </w:rPr>
        <w:t xml:space="preserve"> by</w:t>
      </w:r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a PC based </w:t>
      </w:r>
      <w:r w:rsidRPr="006F4D97">
        <w:rPr>
          <w:rFonts w:ascii="Times New Roman" w:hAnsi="Times New Roman" w:cs="Times New Roman"/>
        </w:rPr>
        <w:t>3D reconstructi</w:t>
      </w:r>
      <w:r>
        <w:rPr>
          <w:rFonts w:ascii="Times New Roman" w:hAnsi="Times New Roman" w:cs="Times New Roman" w:hint="eastAsia"/>
        </w:rPr>
        <w:t xml:space="preserve">on </w:t>
      </w:r>
      <w:r w:rsidRPr="006F4D97">
        <w:rPr>
          <w:rFonts w:ascii="Times New Roman" w:hAnsi="Times New Roman" w:cs="Times New Roman"/>
        </w:rPr>
        <w:t xml:space="preserve">program </w:t>
      </w:r>
      <w:r>
        <w:rPr>
          <w:rFonts w:ascii="Times New Roman" w:hAnsi="Times New Roman" w:cs="Times New Roman" w:hint="eastAsia"/>
        </w:rPr>
        <w:t xml:space="preserve">worked </w:t>
      </w:r>
      <w:r w:rsidRPr="006F4D97">
        <w:rPr>
          <w:rFonts w:ascii="Times New Roman" w:hAnsi="Times New Roman" w:cs="Times New Roman"/>
        </w:rPr>
        <w:t>well on tablet device (iPad).</w:t>
      </w:r>
    </w:p>
    <w:p w14:paraId="4E9D59BE" w14:textId="1D0F3E75" w:rsidR="00B97AA3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805FDF">
        <w:rPr>
          <w:rFonts w:ascii="Times New Roman" w:hAnsi="Times New Roman" w:cs="Times New Roman"/>
          <w:b/>
        </w:rPr>
        <w:t>Conclusion:</w:t>
      </w:r>
      <w:r w:rsidRPr="006F4D97">
        <w:rPr>
          <w:rFonts w:ascii="Times New Roman" w:hAnsi="Times New Roman" w:cs="Times New Roman"/>
        </w:rPr>
        <w:t xml:space="preserve"> </w:t>
      </w:r>
      <w:r w:rsidRPr="006F4D97">
        <w:rPr>
          <w:rFonts w:ascii="Times New Roman" w:hAnsi="Times New Roman" w:cs="Times New Roman"/>
          <w:lang w:val="en-GB"/>
        </w:rPr>
        <w:t>A</w:t>
      </w:r>
      <w:r>
        <w:rPr>
          <w:rFonts w:ascii="Times New Roman" w:hAnsi="Times New Roman" w:cs="Times New Roman" w:hint="eastAsia"/>
          <w:lang w:val="en-GB"/>
        </w:rPr>
        <w:t xml:space="preserve">lthough </w:t>
      </w:r>
      <w:del w:id="64" w:author="Fadel Ewusi kofi Adoe" w:date="2014-05-21T10:56:00Z">
        <w:r w:rsidDel="00BB3F16">
          <w:rPr>
            <w:rFonts w:ascii="Times New Roman" w:hAnsi="Times New Roman" w:cs="Times New Roman" w:hint="eastAsia"/>
            <w:lang w:val="en-GB"/>
          </w:rPr>
          <w:delText>being</w:delText>
        </w:r>
      </w:del>
      <w:del w:id="65" w:author="Fadel Ewusi kofi Adoe" w:date="2014-05-21T13:48:00Z">
        <w:r w:rsidDel="000470B5">
          <w:rPr>
            <w:rFonts w:ascii="Times New Roman" w:hAnsi="Times New Roman" w:cs="Times New Roman" w:hint="eastAsia"/>
            <w:lang w:val="en-GB"/>
          </w:rPr>
          <w:delText xml:space="preserve"> </w:delText>
        </w:r>
      </w:del>
      <w:r w:rsidRPr="006F4D97">
        <w:rPr>
          <w:rFonts w:ascii="Times New Roman" w:hAnsi="Times New Roman" w:cs="Times New Roman"/>
          <w:lang w:val="en-GB"/>
        </w:rPr>
        <w:t xml:space="preserve">in </w:t>
      </w:r>
      <w:r>
        <w:rPr>
          <w:rFonts w:ascii="Times New Roman" w:hAnsi="Times New Roman" w:cs="Times New Roman" w:hint="eastAsia"/>
          <w:lang w:val="en-GB"/>
        </w:rPr>
        <w:t>a</w:t>
      </w:r>
      <w:r w:rsidRPr="006F4D97">
        <w:rPr>
          <w:rFonts w:ascii="Times New Roman" w:hAnsi="Times New Roman" w:cs="Times New Roman"/>
          <w:lang w:val="en-GB"/>
        </w:rPr>
        <w:t xml:space="preserve"> test</w:t>
      </w:r>
      <w:del w:id="66" w:author="Fadel Ewusi kofi Adoe" w:date="2014-05-21T11:05:00Z">
        <w:r w:rsidRPr="006F4D97" w:rsidDel="00BB3F16">
          <w:rPr>
            <w:rFonts w:ascii="Times New Roman" w:hAnsi="Times New Roman" w:cs="Times New Roman"/>
            <w:lang w:val="en-GB"/>
          </w:rPr>
          <w:delText>ing</w:delText>
        </w:r>
      </w:del>
      <w:r w:rsidRPr="006F4D97">
        <w:rPr>
          <w:rFonts w:ascii="Times New Roman" w:hAnsi="Times New Roman" w:cs="Times New Roman"/>
          <w:lang w:val="en-GB"/>
        </w:rPr>
        <w:t xml:space="preserve"> phase</w:t>
      </w:r>
      <w:ins w:id="67" w:author="Fadel Ewusi kofi Adoe" w:date="2014-05-21T11:03:00Z">
        <w:r w:rsidR="00BB3F16">
          <w:rPr>
            <w:rFonts w:ascii="Times New Roman" w:hAnsi="Times New Roman" w:cs="Times New Roman"/>
            <w:lang w:val="en-GB"/>
          </w:rPr>
          <w:t>,</w:t>
        </w:r>
      </w:ins>
      <w:r w:rsidRPr="006F4D97">
        <w:rPr>
          <w:rFonts w:ascii="Times New Roman" w:hAnsi="Times New Roman" w:cs="Times New Roman"/>
          <w:lang w:val="en-GB"/>
        </w:rPr>
        <w:t xml:space="preserve"> </w:t>
      </w:r>
      <w:del w:id="68" w:author="Fadel Ewusi kofi Adoe" w:date="2014-05-21T11:05:00Z">
        <w:r w:rsidDel="00BB3F16">
          <w:rPr>
            <w:rFonts w:ascii="Times New Roman" w:hAnsi="Times New Roman" w:cs="Times New Roman" w:hint="eastAsia"/>
            <w:lang w:val="en-GB"/>
          </w:rPr>
          <w:delText>and issues to be</w:delText>
        </w:r>
      </w:del>
      <w:ins w:id="69" w:author="Fadel Ewusi kofi Adoe" w:date="2014-05-21T11:05:00Z">
        <w:r w:rsidR="00BB3F16">
          <w:rPr>
            <w:rFonts w:ascii="Times New Roman" w:hAnsi="Times New Roman" w:cs="Times New Roman"/>
            <w:lang w:val="en-GB"/>
          </w:rPr>
          <w:t>with</w:t>
        </w:r>
      </w:ins>
      <w:r>
        <w:rPr>
          <w:rFonts w:ascii="Times New Roman" w:hAnsi="Times New Roman" w:cs="Times New Roman" w:hint="eastAsia"/>
          <w:lang w:val="en-GB"/>
        </w:rPr>
        <w:t xml:space="preserve"> </w:t>
      </w:r>
      <w:ins w:id="70" w:author="Fadel Ewusi kofi Adoe" w:date="2014-05-21T11:04:00Z">
        <w:r w:rsidR="00BB3F16">
          <w:rPr>
            <w:rFonts w:ascii="Times New Roman" w:hAnsi="Times New Roman" w:cs="Times New Roman"/>
            <w:lang w:val="en-GB"/>
          </w:rPr>
          <w:t>unre</w:t>
        </w:r>
      </w:ins>
      <w:r>
        <w:rPr>
          <w:rFonts w:ascii="Times New Roman" w:hAnsi="Times New Roman" w:cs="Times New Roman" w:hint="eastAsia"/>
          <w:lang w:val="en-GB"/>
        </w:rPr>
        <w:t xml:space="preserve">solved </w:t>
      </w:r>
      <w:ins w:id="71" w:author="Fadel Ewusi kofi Adoe" w:date="2014-05-21T11:04:00Z">
        <w:r w:rsidR="00BB3F16">
          <w:rPr>
            <w:rFonts w:ascii="Times New Roman" w:hAnsi="Times New Roman" w:cs="Times New Roman"/>
            <w:lang w:val="en-GB"/>
          </w:rPr>
          <w:t>issues</w:t>
        </w:r>
      </w:ins>
      <w:del w:id="72" w:author="Fadel Ewusi kofi Adoe" w:date="2014-05-21T11:04:00Z">
        <w:r w:rsidDel="00BB3F16">
          <w:rPr>
            <w:rFonts w:ascii="Times New Roman" w:hAnsi="Times New Roman" w:cs="Times New Roman" w:hint="eastAsia"/>
            <w:lang w:val="en-GB"/>
          </w:rPr>
          <w:delText>remain</w:delText>
        </w:r>
      </w:del>
      <w:r>
        <w:rPr>
          <w:rFonts w:ascii="Times New Roman" w:hAnsi="Times New Roman" w:cs="Times New Roman" w:hint="eastAsia"/>
          <w:lang w:val="en-GB"/>
        </w:rPr>
        <w:t xml:space="preserve">, </w:t>
      </w:r>
      <w:r w:rsidRPr="006F4D97">
        <w:rPr>
          <w:rFonts w:ascii="Times New Roman" w:hAnsi="Times New Roman" w:cs="Times New Roman"/>
        </w:rPr>
        <w:t xml:space="preserve">the direct intra-operative handling of a patient tailored 3D model with a tablet device </w:t>
      </w:r>
      <w:r>
        <w:rPr>
          <w:rFonts w:ascii="Times New Roman" w:hAnsi="Times New Roman" w:cs="Times New Roman" w:hint="eastAsia"/>
        </w:rPr>
        <w:t xml:space="preserve">could </w:t>
      </w:r>
      <w:r w:rsidRPr="006F4D97">
        <w:rPr>
          <w:rFonts w:ascii="Times New Roman" w:hAnsi="Times New Roman" w:cs="Times New Roman"/>
        </w:rPr>
        <w:t xml:space="preserve">be </w:t>
      </w:r>
      <w:r>
        <w:rPr>
          <w:rFonts w:ascii="Times New Roman" w:hAnsi="Times New Roman" w:cs="Times New Roman" w:hint="eastAsia"/>
        </w:rPr>
        <w:t xml:space="preserve">a </w:t>
      </w:r>
      <w:r w:rsidRPr="006F4D97">
        <w:rPr>
          <w:rFonts w:ascii="Times New Roman" w:hAnsi="Times New Roman" w:cs="Times New Roman"/>
        </w:rPr>
        <w:t xml:space="preserve">useful tool </w:t>
      </w:r>
      <w:r>
        <w:rPr>
          <w:rFonts w:ascii="Times New Roman" w:hAnsi="Times New Roman" w:cs="Times New Roman" w:hint="eastAsia"/>
        </w:rPr>
        <w:t>compa</w:t>
      </w:r>
      <w:r w:rsidRPr="006F4D97">
        <w:rPr>
          <w:rFonts w:ascii="Times New Roman" w:hAnsi="Times New Roman" w:cs="Times New Roman"/>
        </w:rPr>
        <w:t>red to conventional still-cut 2D image</w:t>
      </w:r>
      <w:r>
        <w:rPr>
          <w:rFonts w:ascii="Times New Roman" w:hAnsi="Times New Roman" w:cs="Times New Roman" w:hint="eastAsia"/>
        </w:rPr>
        <w:t>s</w:t>
      </w:r>
      <w:r w:rsidRPr="006F4D97">
        <w:rPr>
          <w:rFonts w:ascii="Times New Roman" w:hAnsi="Times New Roman" w:cs="Times New Roman"/>
        </w:rPr>
        <w:t>.</w:t>
      </w:r>
    </w:p>
    <w:p w14:paraId="0588B3B4" w14:textId="77777777" w:rsidR="00B97AA3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</w:p>
    <w:p w14:paraId="6862C685" w14:textId="77777777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Keywords: Tablet device, iPad, 3D, navigation surgery</w:t>
      </w:r>
    </w:p>
    <w:p w14:paraId="3066DD1F" w14:textId="77777777" w:rsidR="00B97AA3" w:rsidRPr="0080190E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</w:p>
    <w:p w14:paraId="753DAAF3" w14:textId="77777777" w:rsidR="00B97AA3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  <w:sectPr w:rsidR="00B97AA3" w:rsidSect="006C663E">
          <w:headerReference w:type="default" r:id="rId8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59D4316C" w14:textId="77777777" w:rsidR="00B97AA3" w:rsidRPr="0080190E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lastRenderedPageBreak/>
        <w:t>Introduction</w:t>
      </w:r>
    </w:p>
    <w:p w14:paraId="3C78F3E5" w14:textId="310DE5C0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</w:rPr>
        <w:t>After Apple released the iPad</w:t>
      </w:r>
      <w:r>
        <w:rPr>
          <w:rStyle w:val="FootnoteReference"/>
          <w:rFonts w:ascii="Times New Roman" w:hAnsi="Times New Roman" w:cs="Times New Roman"/>
        </w:rPr>
        <w:footnoteReference w:id="1"/>
      </w:r>
      <w:ins w:id="73" w:author="Fadel Ewusi kofi Adoe" w:date="2014-05-21T13:48:00Z">
        <w:r w:rsidR="00E1265B">
          <w:rPr>
            <w:rFonts w:ascii="Times New Roman" w:hAnsi="Times New Roman" w:cs="Times New Roman"/>
          </w:rPr>
          <w:t xml:space="preserve"> </w:t>
        </w:r>
      </w:ins>
      <w:del w:id="74" w:author="Fadel Ewusi kofi Adoe" w:date="2014-05-21T13:48:00Z">
        <w:r w:rsidRPr="006F4D97" w:rsidDel="00E1265B">
          <w:rPr>
            <w:rFonts w:ascii="Times New Roman" w:hAnsi="Times New Roman" w:cs="Times New Roman"/>
          </w:rPr>
          <w:delText xml:space="preserve"> </w:delText>
        </w:r>
      </w:del>
      <w:r w:rsidRPr="006F4D97">
        <w:rPr>
          <w:rFonts w:ascii="Times New Roman" w:hAnsi="Times New Roman" w:cs="Times New Roman"/>
        </w:rPr>
        <w:t>in January 2010</w:t>
      </w:r>
      <w:r w:rsidRPr="006F4D97">
        <w:rPr>
          <w:rFonts w:ascii="Times New Roman" w:hAnsi="Times New Roman" w:cs="Times New Roman"/>
          <w:noProof/>
          <w:vertAlign w:val="superscript"/>
        </w:rPr>
        <w:t>1</w:t>
      </w:r>
      <w:r w:rsidRPr="006F4D9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 xml:space="preserve">many different </w:t>
      </w:r>
      <w:r w:rsidRPr="006F4D97">
        <w:rPr>
          <w:rFonts w:ascii="Times New Roman" w:hAnsi="Times New Roman" w:cs="Times New Roman"/>
        </w:rPr>
        <w:t xml:space="preserve">kinds of devices </w:t>
      </w:r>
      <w:del w:id="75" w:author="Fadel Ewusi kofi Adoe" w:date="2014-05-21T11:07:00Z">
        <w:r w:rsidDel="00C644CE">
          <w:rPr>
            <w:rFonts w:ascii="Times New Roman" w:hAnsi="Times New Roman" w:cs="Times New Roman" w:hint="eastAsia"/>
          </w:rPr>
          <w:delText xml:space="preserve">were </w:delText>
        </w:r>
      </w:del>
      <w:ins w:id="76" w:author="Fadel Ewusi kofi Adoe" w:date="2014-05-21T11:07:00Z">
        <w:r w:rsidR="00C644CE">
          <w:rPr>
            <w:rFonts w:ascii="Times New Roman" w:hAnsi="Times New Roman" w:cs="Times New Roman"/>
          </w:rPr>
          <w:t>have been</w:t>
        </w:r>
        <w:r w:rsidR="00C644CE">
          <w:rPr>
            <w:rFonts w:ascii="Times New Roman" w:hAnsi="Times New Roman" w:cs="Times New Roman" w:hint="eastAsia"/>
          </w:rPr>
          <w:t xml:space="preserve"> </w:t>
        </w:r>
      </w:ins>
      <w:r>
        <w:rPr>
          <w:rFonts w:ascii="Times New Roman" w:hAnsi="Times New Roman" w:cs="Times New Roman" w:hint="eastAsia"/>
        </w:rPr>
        <w:t xml:space="preserve">introduced, </w:t>
      </w:r>
      <w:commentRangeStart w:id="77"/>
      <w:ins w:id="78" w:author="Fadel Ewusi kofi Adoe" w:date="2014-05-21T11:08:00Z">
        <w:r w:rsidR="00C644CE">
          <w:rPr>
            <w:rFonts w:ascii="Times New Roman" w:hAnsi="Times New Roman" w:cs="Times New Roman"/>
          </w:rPr>
          <w:t xml:space="preserve">and one such kind is </w:t>
        </w:r>
      </w:ins>
      <w:del w:id="79" w:author="Fadel Ewusi kofi Adoe" w:date="2014-05-21T11:09:00Z">
        <w:r w:rsidRPr="006F4D97" w:rsidDel="00C644CE">
          <w:rPr>
            <w:rFonts w:ascii="Times New Roman" w:hAnsi="Times New Roman" w:cs="Times New Roman"/>
            <w:color w:val="000000"/>
          </w:rPr>
          <w:delText xml:space="preserve">and they tend to encroach on </w:delText>
        </w:r>
        <w:r w:rsidDel="00C644CE">
          <w:rPr>
            <w:rFonts w:ascii="Times New Roman" w:hAnsi="Times New Roman" w:cs="Times New Roman" w:hint="eastAsia"/>
            <w:color w:val="000000"/>
          </w:rPr>
          <w:delText>a</w:delText>
        </w:r>
        <w:r w:rsidRPr="006F4D97" w:rsidDel="00C644CE">
          <w:rPr>
            <w:rFonts w:ascii="Times New Roman" w:hAnsi="Times New Roman" w:cs="Times New Roman"/>
            <w:color w:val="000000"/>
          </w:rPr>
          <w:delText xml:space="preserve"> new category </w:delText>
        </w:r>
        <w:r w:rsidDel="00C644CE">
          <w:rPr>
            <w:rFonts w:ascii="Times New Roman" w:hAnsi="Times New Roman" w:cs="Times New Roman" w:hint="eastAsia"/>
            <w:color w:val="000000"/>
          </w:rPr>
          <w:delText xml:space="preserve">as </w:delText>
        </w:r>
      </w:del>
      <w:r>
        <w:rPr>
          <w:rFonts w:ascii="Times New Roman" w:hAnsi="Times New Roman" w:cs="Times New Roman"/>
          <w:color w:val="000000"/>
        </w:rPr>
        <w:t>‘</w:t>
      </w:r>
      <w:r>
        <w:rPr>
          <w:rFonts w:ascii="Times New Roman" w:hAnsi="Times New Roman" w:cs="Times New Roman" w:hint="eastAsia"/>
          <w:color w:val="000000"/>
        </w:rPr>
        <w:t>tablet device</w:t>
      </w:r>
      <w:r>
        <w:rPr>
          <w:rFonts w:ascii="Times New Roman" w:hAnsi="Times New Roman" w:cs="Times New Roman"/>
          <w:color w:val="000000"/>
        </w:rPr>
        <w:t>’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Pr="006F4D97">
        <w:rPr>
          <w:rFonts w:ascii="Times New Roman" w:hAnsi="Times New Roman" w:cs="Times New Roman"/>
          <w:color w:val="000000"/>
        </w:rPr>
        <w:t>in the market.</w:t>
      </w:r>
      <w:r w:rsidRPr="006F4D97">
        <w:rPr>
          <w:rFonts w:ascii="Times New Roman" w:hAnsi="Times New Roman" w:cs="Times New Roman"/>
          <w:noProof/>
          <w:color w:val="000000"/>
          <w:vertAlign w:val="superscript"/>
        </w:rPr>
        <w:t>2</w:t>
      </w:r>
      <w:r w:rsidRPr="006F4D97">
        <w:rPr>
          <w:rFonts w:ascii="Times New Roman" w:hAnsi="Times New Roman" w:cs="Times New Roman"/>
        </w:rPr>
        <w:t xml:space="preserve"> </w:t>
      </w:r>
      <w:commentRangeEnd w:id="77"/>
      <w:r w:rsidR="00C644CE">
        <w:rPr>
          <w:rStyle w:val="CommentReference"/>
        </w:rPr>
        <w:commentReference w:id="77"/>
      </w:r>
    </w:p>
    <w:p w14:paraId="0731751B" w14:textId="58E91F30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  <w:color w:val="000000"/>
        </w:rPr>
        <w:t xml:space="preserve">These </w:t>
      </w:r>
      <w:r>
        <w:rPr>
          <w:rFonts w:ascii="Times New Roman" w:hAnsi="Times New Roman" w:cs="Times New Roman" w:hint="eastAsia"/>
          <w:color w:val="000000"/>
        </w:rPr>
        <w:t xml:space="preserve">new </w:t>
      </w:r>
      <w:r w:rsidRPr="006F4D97">
        <w:rPr>
          <w:rFonts w:ascii="Times New Roman" w:hAnsi="Times New Roman" w:cs="Times New Roman"/>
          <w:color w:val="000000"/>
        </w:rPr>
        <w:t>devices</w:t>
      </w:r>
      <w:ins w:id="80" w:author="Fadel Ewusi kofi Adoe" w:date="2014-05-21T11:19:00Z">
        <w:r w:rsidR="00ED3B9E">
          <w:rPr>
            <w:rFonts w:ascii="Times New Roman" w:hAnsi="Times New Roman" w:cs="Times New Roman"/>
            <w:color w:val="000000"/>
          </w:rPr>
          <w:t>, though</w:t>
        </w:r>
      </w:ins>
      <w:r w:rsidRPr="006F4D97">
        <w:rPr>
          <w:rFonts w:ascii="Times New Roman" w:hAnsi="Times New Roman" w:cs="Times New Roman"/>
          <w:color w:val="000000"/>
        </w:rPr>
        <w:t xml:space="preserve"> </w:t>
      </w:r>
      <w:ins w:id="81" w:author="Fadel Ewusi kofi Adoe" w:date="2014-05-21T11:19:00Z">
        <w:r w:rsidR="00ED3B9E">
          <w:rPr>
            <w:rFonts w:ascii="Times New Roman" w:hAnsi="Times New Roman" w:cs="Times New Roman"/>
            <w:color w:val="000000"/>
          </w:rPr>
          <w:t xml:space="preserve">in </w:t>
        </w:r>
      </w:ins>
      <w:del w:id="82" w:author="Fadel Ewusi kofi Adoe" w:date="2014-05-21T11:19:00Z">
        <w:r w:rsidDel="00ED3B9E">
          <w:rPr>
            <w:rFonts w:ascii="Times New Roman" w:hAnsi="Times New Roman" w:cs="Times New Roman" w:hint="eastAsia"/>
            <w:color w:val="000000"/>
          </w:rPr>
          <w:delText xml:space="preserve">show </w:delText>
        </w:r>
      </w:del>
      <w:r w:rsidRPr="006F4D97">
        <w:rPr>
          <w:rFonts w:ascii="Times New Roman" w:hAnsi="Times New Roman" w:cs="Times New Roman"/>
          <w:color w:val="000000"/>
        </w:rPr>
        <w:t xml:space="preserve">similar appearance </w:t>
      </w:r>
      <w:del w:id="83" w:author="Fadel Ewusi kofi Adoe" w:date="2014-05-21T11:19:00Z">
        <w:r w:rsidDel="00ED3B9E">
          <w:rPr>
            <w:rFonts w:ascii="Times New Roman" w:hAnsi="Times New Roman" w:cs="Times New Roman" w:hint="eastAsia"/>
            <w:color w:val="000000"/>
          </w:rPr>
          <w:delText xml:space="preserve">compared </w:delText>
        </w:r>
      </w:del>
      <w:r>
        <w:rPr>
          <w:rFonts w:ascii="Times New Roman" w:hAnsi="Times New Roman" w:cs="Times New Roman" w:hint="eastAsia"/>
          <w:color w:val="000000"/>
        </w:rPr>
        <w:t xml:space="preserve">to previous products (notebook, netbook, and tablet PC), </w:t>
      </w:r>
      <w:del w:id="84" w:author="Fadel Ewusi kofi Adoe" w:date="2014-05-21T11:19:00Z">
        <w:r w:rsidDel="00ED3B9E">
          <w:rPr>
            <w:rFonts w:ascii="Times New Roman" w:hAnsi="Times New Roman" w:cs="Times New Roman" w:hint="eastAsia"/>
            <w:color w:val="000000"/>
          </w:rPr>
          <w:delText>however,</w:delText>
        </w:r>
      </w:del>
      <w:r>
        <w:rPr>
          <w:rFonts w:ascii="Times New Roman" w:hAnsi="Times New Roman" w:cs="Times New Roman" w:hint="eastAsia"/>
          <w:color w:val="000000"/>
        </w:rPr>
        <w:t xml:space="preserve"> </w:t>
      </w:r>
      <w:r w:rsidRPr="006F4D97">
        <w:rPr>
          <w:rFonts w:ascii="Times New Roman" w:hAnsi="Times New Roman" w:cs="Times New Roman"/>
          <w:color w:val="000000"/>
        </w:rPr>
        <w:t xml:space="preserve">they </w:t>
      </w:r>
      <w:ins w:id="85" w:author="Fadel Ewusi kofi Adoe" w:date="2014-05-21T11:20:00Z">
        <w:r w:rsidR="00ED3B9E">
          <w:rPr>
            <w:rFonts w:ascii="Times New Roman" w:hAnsi="Times New Roman" w:cs="Times New Roman"/>
            <w:color w:val="000000"/>
          </w:rPr>
          <w:t>differ</w:t>
        </w:r>
      </w:ins>
      <w:ins w:id="86" w:author="Fadel Ewusi kofi Adoe" w:date="2014-05-21T13:48:00Z">
        <w:r w:rsidR="00E1265B">
          <w:rPr>
            <w:rFonts w:ascii="Times New Roman" w:hAnsi="Times New Roman" w:cs="Times New Roman"/>
            <w:color w:val="000000"/>
          </w:rPr>
          <w:t xml:space="preserve"> </w:t>
        </w:r>
      </w:ins>
      <w:del w:id="87" w:author="Fadel Ewusi kofi Adoe" w:date="2014-05-21T11:20:00Z">
        <w:r w:rsidDel="00ED3B9E">
          <w:rPr>
            <w:rFonts w:ascii="Times New Roman" w:hAnsi="Times New Roman" w:cs="Times New Roman" w:hint="eastAsia"/>
            <w:color w:val="000000"/>
          </w:rPr>
          <w:delText xml:space="preserve">are different </w:delText>
        </w:r>
      </w:del>
      <w:r>
        <w:rPr>
          <w:rFonts w:ascii="Times New Roman" w:hAnsi="Times New Roman" w:cs="Times New Roman" w:hint="eastAsia"/>
          <w:color w:val="000000"/>
        </w:rPr>
        <w:t xml:space="preserve">in technical characteristics. </w:t>
      </w:r>
      <w:ins w:id="88" w:author="Fadel Ewusi kofi Adoe" w:date="2014-05-21T11:22:00Z">
        <w:r w:rsidR="00ED3B9E">
          <w:rPr>
            <w:rFonts w:ascii="Times New Roman" w:hAnsi="Times New Roman" w:cs="Times New Roman"/>
            <w:color w:val="000000"/>
          </w:rPr>
          <w:t>Unlike the previous devices that come with</w:t>
        </w:r>
      </w:ins>
      <w:ins w:id="89" w:author="Fadel Ewusi kofi Adoe" w:date="2014-05-21T11:23:00Z">
        <w:r w:rsidR="00ED3B9E">
          <w:rPr>
            <w:rFonts w:ascii="Times New Roman" w:hAnsi="Times New Roman" w:cs="Times New Roman"/>
            <w:color w:val="000000"/>
          </w:rPr>
          <w:t xml:space="preserve"> a desktop OS</w:t>
        </w:r>
      </w:ins>
      <w:ins w:id="90" w:author="Fadel Ewusi kofi Adoe" w:date="2014-05-21T11:24:00Z">
        <w:r w:rsidR="00ED3B9E">
          <w:rPr>
            <w:rFonts w:ascii="Times New Roman" w:hAnsi="Times New Roman" w:cs="Times New Roman"/>
            <w:color w:val="000000"/>
          </w:rPr>
          <w:t xml:space="preserve"> </w:t>
        </w:r>
        <w:r w:rsidR="00ED3B9E">
          <w:rPr>
            <w:rFonts w:ascii="Times New Roman" w:hAnsi="Times New Roman" w:cs="Times New Roman" w:hint="eastAsia"/>
            <w:color w:val="000000"/>
          </w:rPr>
          <w:t xml:space="preserve">such as </w:t>
        </w:r>
        <w:r w:rsidR="00ED3B9E" w:rsidRPr="006F4D97">
          <w:rPr>
            <w:rFonts w:ascii="Times New Roman" w:hAnsi="Times New Roman" w:cs="Times New Roman"/>
            <w:color w:val="000000"/>
          </w:rPr>
          <w:t>Windows</w:t>
        </w:r>
        <w:r w:rsidR="00ED3B9E">
          <w:rPr>
            <w:rFonts w:ascii="Times New Roman" w:hAnsi="Times New Roman" w:cs="Times New Roman" w:hint="eastAsia"/>
            <w:color w:val="000000"/>
          </w:rPr>
          <w:t xml:space="preserve"> </w:t>
        </w:r>
        <w:r w:rsidR="00ED3B9E" w:rsidRPr="006F4D97">
          <w:rPr>
            <w:rFonts w:ascii="Times New Roman" w:hAnsi="Times New Roman" w:cs="Times New Roman"/>
            <w:color w:val="000000"/>
          </w:rPr>
          <w:t xml:space="preserve">or </w:t>
        </w:r>
        <w:r w:rsidR="00ED3B9E">
          <w:rPr>
            <w:rFonts w:ascii="Times New Roman" w:hAnsi="Times New Roman" w:cs="Times New Roman" w:hint="eastAsia"/>
            <w:color w:val="000000"/>
          </w:rPr>
          <w:t xml:space="preserve">Mac </w:t>
        </w:r>
        <w:r w:rsidR="00ED3B9E" w:rsidRPr="006F4D97">
          <w:rPr>
            <w:rFonts w:ascii="Times New Roman" w:hAnsi="Times New Roman" w:cs="Times New Roman"/>
            <w:color w:val="000000"/>
          </w:rPr>
          <w:t>OS X</w:t>
        </w:r>
      </w:ins>
      <w:ins w:id="91" w:author="Fadel Ewusi kofi Adoe" w:date="2014-05-21T11:23:00Z">
        <w:r w:rsidR="00ED3B9E">
          <w:rPr>
            <w:rFonts w:ascii="Times New Roman" w:hAnsi="Times New Roman" w:cs="Times New Roman"/>
            <w:color w:val="000000"/>
          </w:rPr>
          <w:t>,</w:t>
        </w:r>
      </w:ins>
      <w:ins w:id="92" w:author="Fadel Ewusi kofi Adoe" w:date="2014-05-21T13:48:00Z">
        <w:r w:rsidR="00CA2718">
          <w:rPr>
            <w:rFonts w:ascii="Times New Roman" w:hAnsi="Times New Roman" w:cs="Times New Roman"/>
            <w:color w:val="000000"/>
          </w:rPr>
          <w:t xml:space="preserve"> </w:t>
        </w:r>
      </w:ins>
      <w:del w:id="93" w:author="Fadel Ewusi kofi Adoe" w:date="2014-05-21T11:22:00Z">
        <w:r w:rsidRPr="006F4D97" w:rsidDel="00ED3B9E">
          <w:rPr>
            <w:rFonts w:ascii="Times New Roman" w:hAnsi="Times New Roman" w:cs="Times New Roman"/>
            <w:color w:val="000000"/>
          </w:rPr>
          <w:delText xml:space="preserve">The </w:delText>
        </w:r>
        <w:r w:rsidDel="00ED3B9E">
          <w:rPr>
            <w:rFonts w:ascii="Times New Roman" w:hAnsi="Times New Roman" w:cs="Times New Roman" w:hint="eastAsia"/>
            <w:color w:val="000000"/>
          </w:rPr>
          <w:delText xml:space="preserve">new </w:delText>
        </w:r>
      </w:del>
      <w:ins w:id="94" w:author="Fadel Ewusi kofi Adoe" w:date="2014-05-21T11:22:00Z">
        <w:r w:rsidR="00ED3B9E">
          <w:rPr>
            <w:rFonts w:ascii="Times New Roman" w:hAnsi="Times New Roman" w:cs="Times New Roman"/>
            <w:color w:val="000000"/>
          </w:rPr>
          <w:t xml:space="preserve">a </w:t>
        </w:r>
      </w:ins>
      <w:r>
        <w:rPr>
          <w:rFonts w:ascii="Times New Roman" w:hAnsi="Times New Roman" w:cs="Times New Roman" w:hint="eastAsia"/>
          <w:color w:val="000000"/>
        </w:rPr>
        <w:t>tablet device</w:t>
      </w:r>
      <w:r w:rsidRPr="006F4D97">
        <w:rPr>
          <w:rFonts w:ascii="Times New Roman" w:hAnsi="Times New Roman" w:cs="Times New Roman"/>
          <w:color w:val="000000"/>
        </w:rPr>
        <w:t xml:space="preserve"> </w:t>
      </w:r>
      <w:del w:id="95" w:author="Fadel Ewusi kofi Adoe" w:date="2014-05-21T11:22:00Z">
        <w:r w:rsidDel="00ED3B9E">
          <w:rPr>
            <w:rFonts w:ascii="Times New Roman" w:hAnsi="Times New Roman" w:cs="Times New Roman" w:hint="eastAsia"/>
            <w:color w:val="000000"/>
          </w:rPr>
          <w:delText xml:space="preserve">works </w:delText>
        </w:r>
      </w:del>
      <w:ins w:id="96" w:author="Fadel Ewusi kofi Adoe" w:date="2014-05-21T11:22:00Z">
        <w:r w:rsidR="00ED3B9E">
          <w:rPr>
            <w:rFonts w:ascii="Times New Roman" w:hAnsi="Times New Roman" w:cs="Times New Roman"/>
            <w:color w:val="000000"/>
          </w:rPr>
          <w:t>ships</w:t>
        </w:r>
        <w:r w:rsidR="00ED3B9E">
          <w:rPr>
            <w:rFonts w:ascii="Times New Roman" w:hAnsi="Times New Roman" w:cs="Times New Roman" w:hint="eastAsia"/>
            <w:color w:val="000000"/>
          </w:rPr>
          <w:t xml:space="preserve"> </w:t>
        </w:r>
      </w:ins>
      <w:r>
        <w:rPr>
          <w:rFonts w:ascii="Times New Roman" w:hAnsi="Times New Roman" w:cs="Times New Roman" w:hint="eastAsia"/>
          <w:color w:val="000000"/>
        </w:rPr>
        <w:t>with</w:t>
      </w:r>
      <w:r w:rsidRPr="006F4D9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 w:hint="eastAsia"/>
          <w:color w:val="000000"/>
        </w:rPr>
        <w:t xml:space="preserve">a </w:t>
      </w:r>
      <w:r w:rsidRPr="006F4D97">
        <w:rPr>
          <w:rFonts w:ascii="Times New Roman" w:hAnsi="Times New Roman" w:cs="Times New Roman"/>
          <w:color w:val="000000"/>
        </w:rPr>
        <w:t xml:space="preserve">mobile </w:t>
      </w:r>
      <w:r>
        <w:rPr>
          <w:rFonts w:ascii="Times New Roman" w:hAnsi="Times New Roman" w:cs="Times New Roman" w:hint="eastAsia"/>
          <w:color w:val="000000"/>
        </w:rPr>
        <w:t>o</w:t>
      </w:r>
      <w:r w:rsidRPr="006F4D97">
        <w:rPr>
          <w:rFonts w:ascii="Times New Roman" w:hAnsi="Times New Roman" w:cs="Times New Roman"/>
          <w:color w:val="000000"/>
        </w:rPr>
        <w:t xml:space="preserve">perating </w:t>
      </w:r>
      <w:r>
        <w:rPr>
          <w:rFonts w:ascii="Times New Roman" w:hAnsi="Times New Roman" w:cs="Times New Roman" w:hint="eastAsia"/>
          <w:color w:val="000000"/>
        </w:rPr>
        <w:t>s</w:t>
      </w:r>
      <w:r w:rsidRPr="006F4D97">
        <w:rPr>
          <w:rFonts w:ascii="Times New Roman" w:hAnsi="Times New Roman" w:cs="Times New Roman"/>
          <w:color w:val="000000"/>
        </w:rPr>
        <w:t>ystem</w:t>
      </w:r>
      <w:r>
        <w:rPr>
          <w:rFonts w:ascii="Times New Roman" w:hAnsi="Times New Roman" w:cs="Times New Roman" w:hint="eastAsia"/>
          <w:color w:val="000000"/>
        </w:rPr>
        <w:t xml:space="preserve"> (OS)</w:t>
      </w:r>
      <w:del w:id="97" w:author="Fadel Ewusi kofi Adoe" w:date="2014-05-21T11:24:00Z">
        <w:r w:rsidDel="00ED3B9E">
          <w:rPr>
            <w:rFonts w:ascii="Times New Roman" w:hAnsi="Times New Roman" w:cs="Times New Roman" w:hint="eastAsia"/>
            <w:color w:val="000000"/>
          </w:rPr>
          <w:delText>,</w:delText>
        </w:r>
        <w:r w:rsidDel="00ED3B9E">
          <w:rPr>
            <w:rFonts w:ascii="Times New Roman" w:hAnsi="Times New Roman" w:cs="Times New Roman"/>
            <w:color w:val="000000"/>
          </w:rPr>
          <w:delText xml:space="preserve"> wh</w:delText>
        </w:r>
        <w:r w:rsidDel="00ED3B9E">
          <w:rPr>
            <w:rFonts w:ascii="Times New Roman" w:hAnsi="Times New Roman" w:cs="Times New Roman" w:hint="eastAsia"/>
            <w:color w:val="000000"/>
          </w:rPr>
          <w:delText>ile</w:delText>
        </w:r>
        <w:r w:rsidRPr="006F4D97" w:rsidDel="00ED3B9E">
          <w:rPr>
            <w:rFonts w:ascii="Times New Roman" w:hAnsi="Times New Roman" w:cs="Times New Roman"/>
            <w:color w:val="000000"/>
          </w:rPr>
          <w:delText xml:space="preserve"> the </w:delText>
        </w:r>
        <w:r w:rsidDel="00ED3B9E">
          <w:rPr>
            <w:rFonts w:ascii="Times New Roman" w:hAnsi="Times New Roman" w:cs="Times New Roman" w:hint="eastAsia"/>
            <w:color w:val="000000"/>
          </w:rPr>
          <w:delText xml:space="preserve">former one works with OS </w:delText>
        </w:r>
        <w:r w:rsidDel="00ED3B9E">
          <w:rPr>
            <w:rFonts w:ascii="Times New Roman" w:hAnsi="Times New Roman" w:cs="Times New Roman"/>
            <w:color w:val="000000"/>
          </w:rPr>
          <w:delText>for a</w:delText>
        </w:r>
        <w:r w:rsidDel="00ED3B9E">
          <w:rPr>
            <w:rFonts w:ascii="Times New Roman" w:hAnsi="Times New Roman" w:cs="Times New Roman" w:hint="eastAsia"/>
            <w:color w:val="000000"/>
          </w:rPr>
          <w:delText xml:space="preserve"> desktop such as </w:delText>
        </w:r>
        <w:r w:rsidRPr="006F4D97" w:rsidDel="00ED3B9E">
          <w:rPr>
            <w:rFonts w:ascii="Times New Roman" w:hAnsi="Times New Roman" w:cs="Times New Roman"/>
            <w:color w:val="000000"/>
          </w:rPr>
          <w:delText>Windows</w:delText>
        </w:r>
        <w:r w:rsidDel="00ED3B9E">
          <w:rPr>
            <w:rFonts w:ascii="Times New Roman" w:hAnsi="Times New Roman" w:cs="Times New Roman" w:hint="eastAsia"/>
            <w:color w:val="000000"/>
          </w:rPr>
          <w:delText xml:space="preserve"> </w:delText>
        </w:r>
        <w:r w:rsidRPr="006F4D97" w:rsidDel="00ED3B9E">
          <w:rPr>
            <w:rFonts w:ascii="Times New Roman" w:hAnsi="Times New Roman" w:cs="Times New Roman"/>
            <w:color w:val="000000"/>
          </w:rPr>
          <w:delText xml:space="preserve">or </w:delText>
        </w:r>
        <w:r w:rsidDel="00ED3B9E">
          <w:rPr>
            <w:rFonts w:ascii="Times New Roman" w:hAnsi="Times New Roman" w:cs="Times New Roman" w:hint="eastAsia"/>
            <w:color w:val="000000"/>
          </w:rPr>
          <w:delText xml:space="preserve">Mac </w:delText>
        </w:r>
        <w:r w:rsidRPr="006F4D97" w:rsidDel="00ED3B9E">
          <w:rPr>
            <w:rFonts w:ascii="Times New Roman" w:hAnsi="Times New Roman" w:cs="Times New Roman"/>
            <w:color w:val="000000"/>
          </w:rPr>
          <w:delText>OS X</w:delText>
        </w:r>
      </w:del>
      <w:r w:rsidRPr="006F4D97"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ins w:id="98" w:author="Fadel Ewusi kofi Adoe" w:date="2014-05-21T11:25:00Z">
        <w:r w:rsidR="00ED3B9E">
          <w:rPr>
            <w:rFonts w:ascii="Times New Roman" w:hAnsi="Times New Roman" w:cs="Times New Roman"/>
            <w:color w:val="000000"/>
          </w:rPr>
          <w:t xml:space="preserve">Additionally, these </w:t>
        </w:r>
      </w:ins>
      <w:del w:id="99" w:author="Fadel Ewusi kofi Adoe" w:date="2014-05-21T11:25:00Z">
        <w:r w:rsidDel="00ED3B9E">
          <w:rPr>
            <w:rFonts w:ascii="Times New Roman" w:hAnsi="Times New Roman" w:cs="Times New Roman" w:hint="eastAsia"/>
            <w:color w:val="000000"/>
          </w:rPr>
          <w:delText xml:space="preserve">And new </w:delText>
        </w:r>
      </w:del>
      <w:r>
        <w:rPr>
          <w:rFonts w:ascii="Times New Roman" w:hAnsi="Times New Roman" w:cs="Times New Roman" w:hint="eastAsia"/>
          <w:color w:val="000000"/>
        </w:rPr>
        <w:t>device</w:t>
      </w:r>
      <w:ins w:id="100" w:author="Fadel Ewusi kofi Adoe" w:date="2014-05-21T11:25:00Z">
        <w:r w:rsidR="00ED3B9E">
          <w:rPr>
            <w:rFonts w:ascii="Times New Roman" w:hAnsi="Times New Roman" w:cs="Times New Roman"/>
            <w:color w:val="000000"/>
          </w:rPr>
          <w:t>s</w:t>
        </w:r>
      </w:ins>
      <w:ins w:id="101" w:author="Fadel Ewusi kofi Adoe" w:date="2014-05-21T11:26:00Z">
        <w:r w:rsidR="00ED3B9E">
          <w:rPr>
            <w:rFonts w:ascii="Times New Roman" w:hAnsi="Times New Roman" w:cs="Times New Roman"/>
            <w:color w:val="000000"/>
          </w:rPr>
          <w:t xml:space="preserve"> have touch sensitive screens</w:t>
        </w:r>
      </w:ins>
      <w:del w:id="102" w:author="Fadel Ewusi kofi Adoe" w:date="2014-05-21T11:26:00Z">
        <w:r w:rsidDel="00ED3B9E">
          <w:rPr>
            <w:rFonts w:ascii="Times New Roman" w:hAnsi="Times New Roman" w:cs="Times New Roman" w:hint="eastAsia"/>
            <w:color w:val="000000"/>
          </w:rPr>
          <w:delText xml:space="preserve"> </w:delText>
        </w:r>
      </w:del>
      <w:del w:id="103" w:author="Fadel Ewusi kofi Adoe" w:date="2014-05-21T11:25:00Z">
        <w:r w:rsidDel="00ED3B9E">
          <w:rPr>
            <w:rFonts w:ascii="Times New Roman" w:hAnsi="Times New Roman" w:cs="Times New Roman" w:hint="eastAsia"/>
            <w:color w:val="000000"/>
          </w:rPr>
          <w:delText>works</w:delText>
        </w:r>
      </w:del>
      <w:ins w:id="104" w:author="Fadel Ewusi kofi Adoe" w:date="2014-05-21T11:27:00Z">
        <w:r w:rsidR="00796A92">
          <w:rPr>
            <w:rFonts w:ascii="Times New Roman" w:hAnsi="Times New Roman" w:cs="Times New Roman"/>
            <w:color w:val="000000"/>
          </w:rPr>
          <w:t xml:space="preserve"> to replace</w:t>
        </w:r>
      </w:ins>
      <w:ins w:id="105" w:author="Fadel Ewusi kofi Adoe" w:date="2014-05-21T11:28:00Z">
        <w:r w:rsidR="00796A92">
          <w:rPr>
            <w:rFonts w:ascii="Times New Roman" w:hAnsi="Times New Roman" w:cs="Times New Roman"/>
            <w:color w:val="000000"/>
          </w:rPr>
          <w:t xml:space="preserve"> </w:t>
        </w:r>
      </w:ins>
      <w:del w:id="106" w:author="Fadel Ewusi kofi Adoe" w:date="2014-05-21T11:28:00Z">
        <w:r w:rsidDel="00796A92">
          <w:rPr>
            <w:rFonts w:ascii="Times New Roman" w:hAnsi="Times New Roman" w:cs="Times New Roman" w:hint="eastAsia"/>
            <w:color w:val="000000"/>
          </w:rPr>
          <w:delText xml:space="preserve"> with</w:delText>
        </w:r>
        <w:r w:rsidRPr="006F4D97" w:rsidDel="00796A92">
          <w:rPr>
            <w:rFonts w:ascii="Times New Roman" w:hAnsi="Times New Roman" w:cs="Times New Roman"/>
            <w:color w:val="000000"/>
          </w:rPr>
          <w:delText xml:space="preserve"> touch interface </w:delText>
        </w:r>
        <w:r w:rsidDel="00796A92">
          <w:rPr>
            <w:rFonts w:ascii="Times New Roman" w:hAnsi="Times New Roman" w:cs="Times New Roman" w:hint="eastAsia"/>
            <w:color w:val="000000"/>
          </w:rPr>
          <w:delText>by user</w:delText>
        </w:r>
        <w:r w:rsidRPr="006F4D97" w:rsidDel="00796A92">
          <w:rPr>
            <w:rFonts w:ascii="Times New Roman" w:hAnsi="Times New Roman" w:cs="Times New Roman"/>
            <w:color w:val="000000"/>
          </w:rPr>
          <w:delText>s</w:delText>
        </w:r>
        <w:r w:rsidDel="00796A92">
          <w:rPr>
            <w:rFonts w:ascii="Times New Roman" w:hAnsi="Times New Roman" w:cs="Times New Roman"/>
            <w:color w:val="000000"/>
          </w:rPr>
          <w:delText>’</w:delText>
        </w:r>
        <w:r w:rsidRPr="006F4D97" w:rsidDel="00796A92">
          <w:rPr>
            <w:rFonts w:ascii="Times New Roman" w:hAnsi="Times New Roman" w:cs="Times New Roman"/>
            <w:color w:val="000000"/>
          </w:rPr>
          <w:delText xml:space="preserve"> finge</w:delText>
        </w:r>
      </w:del>
      <w:del w:id="107" w:author="Fadel Ewusi kofi Adoe" w:date="2014-05-21T13:49:00Z">
        <w:r w:rsidRPr="006F4D97" w:rsidDel="00CA2718">
          <w:rPr>
            <w:rFonts w:ascii="Times New Roman" w:hAnsi="Times New Roman" w:cs="Times New Roman"/>
            <w:color w:val="000000"/>
          </w:rPr>
          <w:delText xml:space="preserve">r </w:delText>
        </w:r>
      </w:del>
      <w:del w:id="108" w:author="Fadel Ewusi kofi Adoe" w:date="2014-05-21T11:28:00Z">
        <w:r w:rsidDel="00796A92">
          <w:rPr>
            <w:rFonts w:ascii="Times New Roman" w:hAnsi="Times New Roman" w:cs="Times New Roman" w:hint="eastAsia"/>
            <w:color w:val="000000"/>
          </w:rPr>
          <w:delText>instead of an</w:delText>
        </w:r>
      </w:del>
      <w:del w:id="109" w:author="Fadel Ewusi kofi Adoe" w:date="2014-05-21T13:48:00Z">
        <w:r w:rsidDel="00CA2718">
          <w:rPr>
            <w:rFonts w:ascii="Times New Roman" w:hAnsi="Times New Roman" w:cs="Times New Roman" w:hint="eastAsia"/>
            <w:color w:val="000000"/>
          </w:rPr>
          <w:delText xml:space="preserve"> </w:delText>
        </w:r>
      </w:del>
      <w:r>
        <w:rPr>
          <w:rFonts w:ascii="Times New Roman" w:hAnsi="Times New Roman" w:cs="Times New Roman" w:hint="eastAsia"/>
          <w:color w:val="000000"/>
        </w:rPr>
        <w:t>input device</w:t>
      </w:r>
      <w:ins w:id="110" w:author="Fadel Ewusi kofi Adoe" w:date="2014-05-21T11:28:00Z">
        <w:r w:rsidR="00796A92">
          <w:rPr>
            <w:rFonts w:ascii="Times New Roman" w:hAnsi="Times New Roman" w:cs="Times New Roman"/>
            <w:color w:val="000000"/>
          </w:rPr>
          <w:t>s</w:t>
        </w:r>
      </w:ins>
      <w:r>
        <w:rPr>
          <w:rFonts w:ascii="Times New Roman" w:hAnsi="Times New Roman" w:cs="Times New Roman" w:hint="eastAsia"/>
          <w:color w:val="000000"/>
        </w:rPr>
        <w:t xml:space="preserve"> such as </w:t>
      </w:r>
      <w:r w:rsidRPr="006F4D97">
        <w:rPr>
          <w:rFonts w:ascii="Times New Roman" w:hAnsi="Times New Roman" w:cs="Times New Roman"/>
          <w:color w:val="000000"/>
        </w:rPr>
        <w:t>keyboard</w:t>
      </w:r>
      <w:r>
        <w:rPr>
          <w:rFonts w:ascii="Times New Roman" w:hAnsi="Times New Roman" w:cs="Times New Roman" w:hint="eastAsia"/>
          <w:color w:val="000000"/>
        </w:rPr>
        <w:t>,</w:t>
      </w:r>
      <w:r w:rsidRPr="006F4D97">
        <w:rPr>
          <w:rFonts w:ascii="Times New Roman" w:hAnsi="Times New Roman" w:cs="Times New Roman"/>
          <w:color w:val="000000"/>
        </w:rPr>
        <w:t xml:space="preserve"> mouse</w:t>
      </w:r>
      <w:r>
        <w:rPr>
          <w:rFonts w:ascii="Times New Roman" w:hAnsi="Times New Roman" w:cs="Times New Roman" w:hint="eastAsia"/>
          <w:color w:val="000000"/>
        </w:rPr>
        <w:t>, and</w:t>
      </w:r>
      <w:r w:rsidRPr="006F4D97">
        <w:rPr>
          <w:rFonts w:ascii="Times New Roman" w:hAnsi="Times New Roman" w:cs="Times New Roman"/>
          <w:color w:val="000000"/>
        </w:rPr>
        <w:t xml:space="preserve"> stylus</w:t>
      </w:r>
      <w:ins w:id="111" w:author="Fadel Ewusi kofi Adoe" w:date="2014-05-21T11:28:00Z">
        <w:r w:rsidR="00FC2AE2">
          <w:rPr>
            <w:rFonts w:ascii="Times New Roman" w:hAnsi="Times New Roman" w:cs="Times New Roman"/>
            <w:color w:val="000000"/>
          </w:rPr>
          <w:t>;</w:t>
        </w:r>
        <w:r w:rsidR="00796A92">
          <w:rPr>
            <w:rFonts w:ascii="Times New Roman" w:hAnsi="Times New Roman" w:cs="Times New Roman"/>
            <w:color w:val="000000"/>
          </w:rPr>
          <w:t xml:space="preserve"> </w:t>
        </w:r>
      </w:ins>
      <w:ins w:id="112" w:author="Fadel Ewusi kofi Adoe" w:date="2014-05-21T13:49:00Z">
        <w:r w:rsidR="00FC2AE2">
          <w:rPr>
            <w:rFonts w:ascii="Times New Roman" w:hAnsi="Times New Roman" w:cs="Times New Roman"/>
            <w:color w:val="000000"/>
          </w:rPr>
          <w:t xml:space="preserve">have </w:t>
        </w:r>
      </w:ins>
      <w:ins w:id="113" w:author="Fadel Ewusi kofi Adoe" w:date="2014-05-21T11:29:00Z">
        <w:r w:rsidR="00796A92">
          <w:rPr>
            <w:rFonts w:ascii="Times New Roman" w:hAnsi="Times New Roman" w:cs="Times New Roman"/>
            <w:color w:val="000000"/>
          </w:rPr>
          <w:t>long battery life</w:t>
        </w:r>
      </w:ins>
      <w:ins w:id="114" w:author="Fadel Ewusi kofi Adoe" w:date="2014-05-21T11:30:00Z">
        <w:r w:rsidR="00796A92">
          <w:rPr>
            <w:rFonts w:ascii="Times New Roman" w:hAnsi="Times New Roman" w:cs="Times New Roman"/>
            <w:color w:val="000000"/>
          </w:rPr>
          <w:t>,</w:t>
        </w:r>
      </w:ins>
      <w:ins w:id="115" w:author="Fadel Ewusi kofi Adoe" w:date="2014-05-21T11:31:00Z">
        <w:r w:rsidR="00796A92">
          <w:rPr>
            <w:rFonts w:ascii="Times New Roman" w:hAnsi="Times New Roman" w:cs="Times New Roman"/>
            <w:color w:val="000000"/>
          </w:rPr>
          <w:t xml:space="preserve"> </w:t>
        </w:r>
      </w:ins>
      <w:ins w:id="116" w:author="Fadel Ewusi kofi Adoe" w:date="2014-05-21T13:49:00Z">
        <w:r w:rsidR="00FC2AE2">
          <w:rPr>
            <w:rFonts w:ascii="Times New Roman" w:hAnsi="Times New Roman" w:cs="Times New Roman"/>
            <w:color w:val="000000"/>
          </w:rPr>
          <w:t xml:space="preserve">have </w:t>
        </w:r>
      </w:ins>
      <w:ins w:id="117" w:author="Fadel Ewusi kofi Adoe" w:date="2014-05-21T11:31:00Z">
        <w:r w:rsidR="00796A92">
          <w:rPr>
            <w:rFonts w:ascii="Times New Roman" w:hAnsi="Times New Roman" w:cs="Times New Roman"/>
            <w:color w:val="000000"/>
          </w:rPr>
          <w:t>user friendly interface</w:t>
        </w:r>
      </w:ins>
      <w:ins w:id="118" w:author="Fadel Ewusi kofi Adoe" w:date="2014-05-21T11:32:00Z">
        <w:r w:rsidR="00796A92">
          <w:rPr>
            <w:rFonts w:ascii="Times New Roman" w:hAnsi="Times New Roman" w:cs="Times New Roman"/>
            <w:color w:val="000000"/>
          </w:rPr>
          <w:t>,</w:t>
        </w:r>
      </w:ins>
      <w:ins w:id="119" w:author="Fadel Ewusi kofi Adoe" w:date="2014-05-21T11:30:00Z">
        <w:r w:rsidR="00796A92">
          <w:rPr>
            <w:rFonts w:ascii="Times New Roman" w:hAnsi="Times New Roman" w:cs="Times New Roman"/>
            <w:color w:val="000000"/>
          </w:rPr>
          <w:t xml:space="preserve"> and </w:t>
        </w:r>
      </w:ins>
      <w:ins w:id="120" w:author="Fadel Ewusi kofi Adoe" w:date="2014-05-21T11:32:00Z">
        <w:r w:rsidR="00FC2AE2">
          <w:rPr>
            <w:rFonts w:ascii="Times New Roman" w:hAnsi="Times New Roman" w:cs="Times New Roman"/>
            <w:color w:val="000000"/>
          </w:rPr>
          <w:t>a</w:t>
        </w:r>
        <w:r w:rsidR="00796A92">
          <w:rPr>
            <w:rFonts w:ascii="Times New Roman" w:hAnsi="Times New Roman" w:cs="Times New Roman"/>
            <w:color w:val="000000"/>
          </w:rPr>
          <w:t>re lightweight</w:t>
        </w:r>
      </w:ins>
      <w:del w:id="121" w:author="Fadel Ewusi kofi Adoe" w:date="2014-05-21T11:28:00Z">
        <w:r w:rsidRPr="006F4D97" w:rsidDel="00796A92">
          <w:rPr>
            <w:rFonts w:ascii="Times New Roman" w:hAnsi="Times New Roman" w:cs="Times New Roman"/>
            <w:color w:val="000000"/>
          </w:rPr>
          <w:delText>.</w:delText>
        </w:r>
      </w:del>
      <w:r>
        <w:rPr>
          <w:rFonts w:ascii="Times New Roman" w:hAnsi="Times New Roman" w:cs="Times New Roman" w:hint="eastAsia"/>
          <w:color w:val="000000"/>
        </w:rPr>
        <w:t xml:space="preserve"> </w:t>
      </w:r>
      <w:del w:id="122" w:author="Fadel Ewusi kofi Adoe" w:date="2014-05-21T11:32:00Z">
        <w:r w:rsidDel="00796A92">
          <w:rPr>
            <w:rFonts w:ascii="Times New Roman" w:hAnsi="Times New Roman" w:cs="Times New Roman" w:hint="eastAsia"/>
            <w:color w:val="000000"/>
          </w:rPr>
          <w:delText>T</w:delText>
        </w:r>
        <w:r w:rsidRPr="006F4D97" w:rsidDel="00796A92">
          <w:rPr>
            <w:rFonts w:ascii="Times New Roman" w:hAnsi="Times New Roman" w:cs="Times New Roman"/>
          </w:rPr>
          <w:delText xml:space="preserve">he new </w:delText>
        </w:r>
        <w:r w:rsidDel="00796A92">
          <w:rPr>
            <w:rFonts w:ascii="Times New Roman" w:hAnsi="Times New Roman" w:cs="Times New Roman" w:hint="eastAsia"/>
          </w:rPr>
          <w:delText xml:space="preserve">one </w:delText>
        </w:r>
        <w:r w:rsidRPr="006F4D97" w:rsidDel="00796A92">
          <w:rPr>
            <w:rFonts w:ascii="Times New Roman" w:hAnsi="Times New Roman" w:cs="Times New Roman"/>
          </w:rPr>
          <w:delText>is light</w:delText>
        </w:r>
        <w:r w:rsidDel="00796A92">
          <w:rPr>
            <w:rFonts w:ascii="Times New Roman" w:hAnsi="Times New Roman" w:cs="Times New Roman" w:hint="eastAsia"/>
          </w:rPr>
          <w:delText xml:space="preserve">er </w:delText>
        </w:r>
        <w:r w:rsidRPr="006F4D97" w:rsidDel="00796A92">
          <w:rPr>
            <w:rFonts w:ascii="Times New Roman" w:hAnsi="Times New Roman" w:cs="Times New Roman"/>
          </w:rPr>
          <w:delText>and runs longer</w:delText>
        </w:r>
        <w:r w:rsidDel="00796A92">
          <w:rPr>
            <w:rFonts w:ascii="Times New Roman" w:hAnsi="Times New Roman" w:cs="Times New Roman" w:hint="eastAsia"/>
          </w:rPr>
          <w:delText>,</w:delText>
        </w:r>
        <w:r w:rsidRPr="006F4D97" w:rsidDel="00796A92">
          <w:rPr>
            <w:rFonts w:ascii="Times New Roman" w:hAnsi="Times New Roman" w:cs="Times New Roman"/>
          </w:rPr>
          <w:delText xml:space="preserve"> and above all, it </w:delText>
        </w:r>
        <w:r w:rsidDel="00796A92">
          <w:rPr>
            <w:rFonts w:ascii="Times New Roman" w:hAnsi="Times New Roman" w:cs="Times New Roman" w:hint="eastAsia"/>
          </w:rPr>
          <w:delText>has</w:delText>
        </w:r>
        <w:r w:rsidRPr="006F4D97" w:rsidDel="00796A92">
          <w:rPr>
            <w:rFonts w:ascii="Times New Roman" w:hAnsi="Times New Roman" w:cs="Times New Roman"/>
          </w:rPr>
          <w:delText xml:space="preserve"> </w:delText>
        </w:r>
        <w:r w:rsidDel="00796A92">
          <w:rPr>
            <w:rFonts w:ascii="Times New Roman" w:hAnsi="Times New Roman" w:cs="Times New Roman" w:hint="eastAsia"/>
          </w:rPr>
          <w:delText xml:space="preserve">very easy and </w:delText>
        </w:r>
        <w:r w:rsidRPr="006F4D97" w:rsidDel="00796A92">
          <w:rPr>
            <w:rFonts w:ascii="Times New Roman" w:hAnsi="Times New Roman" w:cs="Times New Roman"/>
          </w:rPr>
          <w:delText>direct interface.</w:delText>
        </w:r>
      </w:del>
    </w:p>
    <w:p w14:paraId="0F664947" w14:textId="10272826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commentRangeStart w:id="123"/>
      <w:r>
        <w:rPr>
          <w:rFonts w:ascii="Times New Roman" w:hAnsi="Times New Roman" w:cs="Times New Roman" w:hint="eastAsia"/>
        </w:rPr>
        <w:t>P</w:t>
      </w:r>
      <w:r w:rsidRPr="006F4D97">
        <w:rPr>
          <w:rFonts w:ascii="Times New Roman" w:hAnsi="Times New Roman" w:cs="Times New Roman"/>
        </w:rPr>
        <w:t xml:space="preserve">eople </w:t>
      </w:r>
      <w:r>
        <w:rPr>
          <w:rFonts w:ascii="Times New Roman" w:hAnsi="Times New Roman" w:cs="Times New Roman" w:hint="eastAsia"/>
        </w:rPr>
        <w:t xml:space="preserve">attending in medical fields tried to apply </w:t>
      </w:r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 w:hint="eastAsia"/>
        </w:rPr>
        <w:t xml:space="preserve">e new </w:t>
      </w:r>
      <w:r w:rsidRPr="006F4D97">
        <w:rPr>
          <w:rFonts w:ascii="Times New Roman" w:hAnsi="Times New Roman" w:cs="Times New Roman"/>
        </w:rPr>
        <w:t xml:space="preserve">device </w:t>
      </w:r>
      <w:r>
        <w:rPr>
          <w:rFonts w:ascii="Times New Roman" w:hAnsi="Times New Roman" w:cs="Times New Roman" w:hint="eastAsia"/>
        </w:rPr>
        <w:t>into clinical practice</w:t>
      </w:r>
      <w:commentRangeEnd w:id="123"/>
      <w:r w:rsidR="005C5F29">
        <w:rPr>
          <w:rStyle w:val="CommentReference"/>
        </w:rPr>
        <w:commentReference w:id="123"/>
      </w:r>
      <w:r>
        <w:rPr>
          <w:rFonts w:ascii="Times New Roman" w:hAnsi="Times New Roman" w:cs="Times New Roman" w:hint="eastAsia"/>
        </w:rPr>
        <w:t xml:space="preserve">. </w:t>
      </w:r>
      <w:r w:rsidRPr="006F4D97">
        <w:rPr>
          <w:rFonts w:ascii="Times New Roman" w:hAnsi="Times New Roman" w:cs="Times New Roman"/>
        </w:rPr>
        <w:t>Recently, s</w:t>
      </w:r>
      <w:r>
        <w:rPr>
          <w:rFonts w:ascii="Times New Roman" w:hAnsi="Times New Roman" w:cs="Times New Roman" w:hint="eastAsia"/>
        </w:rPr>
        <w:t>everal</w:t>
      </w:r>
      <w:r w:rsidRPr="006F4D97">
        <w:rPr>
          <w:rFonts w:ascii="Times New Roman" w:hAnsi="Times New Roman" w:cs="Times New Roman"/>
        </w:rPr>
        <w:t xml:space="preserve"> hospitals started using tablet devices</w:t>
      </w:r>
      <w:ins w:id="124" w:author="Fadel Ewusi kofi Adoe" w:date="2014-05-21T11:41:00Z">
        <w:r w:rsidR="005C5F29">
          <w:rPr>
            <w:rFonts w:ascii="Times New Roman" w:hAnsi="Times New Roman" w:cs="Times New Roman"/>
          </w:rPr>
          <w:t>;</w:t>
        </w:r>
      </w:ins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in assisting</w:t>
      </w:r>
      <w:r w:rsidRPr="006F4D97">
        <w:rPr>
          <w:rFonts w:ascii="Times New Roman" w:hAnsi="Times New Roman" w:cs="Times New Roman"/>
        </w:rPr>
        <w:t xml:space="preserve"> EMR (electrical medical record)</w:t>
      </w:r>
      <w:r>
        <w:rPr>
          <w:rFonts w:ascii="Times New Roman" w:hAnsi="Times New Roman" w:cs="Times New Roman" w:hint="eastAsia"/>
        </w:rPr>
        <w:t xml:space="preserve">, </w:t>
      </w:r>
      <w:r w:rsidRPr="006F4D97">
        <w:rPr>
          <w:rFonts w:ascii="Times New Roman" w:hAnsi="Times New Roman" w:cs="Times New Roman"/>
        </w:rPr>
        <w:t>refer</w:t>
      </w:r>
      <w:r>
        <w:rPr>
          <w:rFonts w:ascii="Times New Roman" w:hAnsi="Times New Roman" w:cs="Times New Roman" w:hint="eastAsia"/>
        </w:rPr>
        <w:t>ring</w:t>
      </w:r>
      <w:r w:rsidRPr="006F4D97">
        <w:rPr>
          <w:rFonts w:ascii="Times New Roman" w:hAnsi="Times New Roman" w:cs="Times New Roman"/>
        </w:rPr>
        <w:t xml:space="preserve"> to laboratory </w:t>
      </w:r>
      <w:r>
        <w:rPr>
          <w:rFonts w:ascii="Times New Roman" w:hAnsi="Times New Roman" w:cs="Times New Roman" w:hint="eastAsia"/>
        </w:rPr>
        <w:t xml:space="preserve">results and </w:t>
      </w:r>
      <w:r w:rsidRPr="006F4D97">
        <w:rPr>
          <w:rFonts w:ascii="Times New Roman" w:hAnsi="Times New Roman" w:cs="Times New Roman"/>
        </w:rPr>
        <w:t xml:space="preserve">radiologic images, </w:t>
      </w:r>
      <w:r>
        <w:rPr>
          <w:rFonts w:ascii="Times New Roman" w:hAnsi="Times New Roman" w:cs="Times New Roman" w:hint="eastAsia"/>
        </w:rPr>
        <w:t>prescribing</w:t>
      </w:r>
      <w:r w:rsidRPr="006F4D97">
        <w:rPr>
          <w:rFonts w:ascii="Times New Roman" w:hAnsi="Times New Roman" w:cs="Times New Roman"/>
        </w:rPr>
        <w:t xml:space="preserve"> medic</w:t>
      </w:r>
      <w:r>
        <w:rPr>
          <w:rFonts w:ascii="Times New Roman" w:hAnsi="Times New Roman" w:cs="Times New Roman" w:hint="eastAsia"/>
        </w:rPr>
        <w:t xml:space="preserve">ations, and calculating the dosage of </w:t>
      </w:r>
      <w:r w:rsidRPr="006F4D97">
        <w:rPr>
          <w:rFonts w:ascii="Times New Roman" w:hAnsi="Times New Roman" w:cs="Times New Roman"/>
        </w:rPr>
        <w:t>medic</w:t>
      </w:r>
      <w:r>
        <w:rPr>
          <w:rFonts w:ascii="Times New Roman" w:hAnsi="Times New Roman" w:cs="Times New Roman" w:hint="eastAsia"/>
        </w:rPr>
        <w:t>ation</w:t>
      </w:r>
      <w:r w:rsidRPr="006F4D97">
        <w:rPr>
          <w:rFonts w:ascii="Times New Roman" w:hAnsi="Times New Roman" w:cs="Times New Roman"/>
        </w:rPr>
        <w:t>.</w:t>
      </w:r>
      <w:r w:rsidRPr="00015413">
        <w:rPr>
          <w:rFonts w:ascii="Times New Roman" w:hAnsi="Times New Roman" w:cs="Times New Roman"/>
          <w:noProof/>
          <w:vertAlign w:val="superscript"/>
        </w:rPr>
        <w:t>3-5</w:t>
      </w:r>
      <w:r w:rsidRPr="006F4D97">
        <w:rPr>
          <w:rFonts w:ascii="Times New Roman" w:hAnsi="Times New Roman" w:cs="Times New Roman"/>
        </w:rPr>
        <w:t xml:space="preserve"> </w:t>
      </w:r>
    </w:p>
    <w:p w14:paraId="6215F2AC" w14:textId="10D07C28" w:rsidR="00B97AA3" w:rsidRDefault="005C5F29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ins w:id="125" w:author="Fadel Ewusi kofi Adoe" w:date="2014-05-21T11:43:00Z">
        <w:r>
          <w:rPr>
            <w:rFonts w:ascii="Times New Roman" w:hAnsi="Times New Roman" w:cs="Times New Roman"/>
          </w:rPr>
          <w:t xml:space="preserve">Aside, </w:t>
        </w:r>
      </w:ins>
      <w:r w:rsidR="00B97AA3">
        <w:rPr>
          <w:rFonts w:ascii="Times New Roman" w:hAnsi="Times New Roman" w:cs="Times New Roman"/>
        </w:rPr>
        <w:t>‘</w:t>
      </w:r>
      <w:r w:rsidR="00B97AA3">
        <w:rPr>
          <w:rFonts w:ascii="Times New Roman" w:hAnsi="Times New Roman" w:cs="Times New Roman" w:hint="eastAsia"/>
        </w:rPr>
        <w:t>Navigation Surgery</w:t>
      </w:r>
      <w:r w:rsidR="00B97AA3">
        <w:rPr>
          <w:rFonts w:ascii="Times New Roman" w:hAnsi="Times New Roman" w:cs="Times New Roman"/>
        </w:rPr>
        <w:t>’</w:t>
      </w:r>
      <w:r w:rsidR="00B97AA3">
        <w:rPr>
          <w:rFonts w:ascii="Times New Roman" w:hAnsi="Times New Roman" w:cs="Times New Roman" w:hint="eastAsia"/>
        </w:rPr>
        <w:t>,</w:t>
      </w:r>
      <w:ins w:id="126" w:author="Fadel Ewusi kofi Adoe" w:date="2014-05-21T11:44:00Z">
        <w:r>
          <w:rPr>
            <w:rFonts w:ascii="Times New Roman" w:hAnsi="Times New Roman" w:cs="Times New Roman"/>
          </w:rPr>
          <w:t xml:space="preserve"> which is</w:t>
        </w:r>
      </w:ins>
      <w:r w:rsidR="00B97AA3">
        <w:rPr>
          <w:rFonts w:ascii="Times New Roman" w:hAnsi="Times New Roman" w:cs="Times New Roman" w:hint="eastAsia"/>
        </w:rPr>
        <w:t xml:space="preserve"> a </w:t>
      </w:r>
      <w:del w:id="127" w:author="Fadel Ewusi kofi Adoe" w:date="2014-05-21T13:50:00Z">
        <w:r w:rsidR="00B97AA3" w:rsidDel="00B84E53">
          <w:rPr>
            <w:rFonts w:ascii="Times New Roman" w:hAnsi="Times New Roman" w:cs="Times New Roman" w:hint="eastAsia"/>
          </w:rPr>
          <w:delText>well known</w:delText>
        </w:r>
      </w:del>
      <w:ins w:id="128" w:author="Fadel Ewusi kofi Adoe" w:date="2014-05-21T13:50:00Z">
        <w:r w:rsidR="00B84E53">
          <w:rPr>
            <w:rFonts w:ascii="Times New Roman" w:hAnsi="Times New Roman" w:cs="Times New Roman"/>
          </w:rPr>
          <w:t>well-known</w:t>
        </w:r>
      </w:ins>
      <w:r w:rsidR="00B97AA3">
        <w:rPr>
          <w:rFonts w:ascii="Times New Roman" w:hAnsi="Times New Roman" w:cs="Times New Roman" w:hint="eastAsia"/>
        </w:rPr>
        <w:t xml:space="preserve"> concept that uses a 3D reconstructed image from patient</w:t>
      </w:r>
      <w:r w:rsidR="00B97AA3">
        <w:rPr>
          <w:rFonts w:ascii="Times New Roman" w:hAnsi="Times New Roman" w:cs="Times New Roman"/>
        </w:rPr>
        <w:t>’</w:t>
      </w:r>
      <w:r w:rsidR="00B97AA3">
        <w:rPr>
          <w:rFonts w:ascii="Times New Roman" w:hAnsi="Times New Roman" w:cs="Times New Roman" w:hint="eastAsia"/>
        </w:rPr>
        <w:t>s CT or MRI in surgery</w:t>
      </w:r>
      <w:del w:id="129" w:author="Fadel Ewusi kofi Adoe" w:date="2014-05-21T11:44:00Z">
        <w:r w:rsidR="00B97AA3" w:rsidDel="005C5F29">
          <w:rPr>
            <w:rFonts w:ascii="Times New Roman" w:hAnsi="Times New Roman" w:cs="Times New Roman" w:hint="eastAsia"/>
          </w:rPr>
          <w:delText>, is</w:delText>
        </w:r>
      </w:del>
      <w:r w:rsidR="00B97AA3">
        <w:rPr>
          <w:rFonts w:ascii="Times New Roman" w:hAnsi="Times New Roman" w:cs="Times New Roman" w:hint="eastAsia"/>
        </w:rPr>
        <w:t xml:space="preserve"> described in the literature</w:t>
      </w:r>
      <w:ins w:id="130" w:author="Fadel Ewusi kofi Adoe" w:date="2014-05-21T11:45:00Z">
        <w:r>
          <w:rPr>
            <w:rFonts w:ascii="Times New Roman" w:hAnsi="Times New Roman" w:cs="Times New Roman"/>
          </w:rPr>
          <w:t>,</w:t>
        </w:r>
      </w:ins>
      <w:del w:id="131" w:author="Fadel Ewusi kofi Adoe" w:date="2014-05-21T11:45:00Z">
        <w:r w:rsidR="00B97AA3" w:rsidDel="005C5F29">
          <w:rPr>
            <w:rFonts w:ascii="Times New Roman" w:hAnsi="Times New Roman" w:cs="Times New Roman" w:hint="eastAsia"/>
          </w:rPr>
          <w:delText>.</w:delText>
        </w:r>
      </w:del>
      <w:r w:rsidR="00B97AA3" w:rsidRPr="00015413">
        <w:rPr>
          <w:rFonts w:ascii="Times New Roman" w:hAnsi="Times New Roman" w:cs="Times New Roman"/>
          <w:noProof/>
          <w:vertAlign w:val="superscript"/>
        </w:rPr>
        <w:t>6</w:t>
      </w:r>
      <w:r w:rsidR="00B97AA3" w:rsidRPr="006F4D97">
        <w:rPr>
          <w:rFonts w:ascii="Times New Roman" w:hAnsi="Times New Roman" w:cs="Times New Roman"/>
        </w:rPr>
        <w:t xml:space="preserve"> </w:t>
      </w:r>
      <w:ins w:id="132" w:author="Fadel Ewusi kofi Adoe" w:date="2014-05-21T11:45:00Z">
        <w:r>
          <w:rPr>
            <w:rFonts w:ascii="Times New Roman" w:hAnsi="Times New Roman" w:cs="Times New Roman"/>
          </w:rPr>
          <w:t xml:space="preserve">there are </w:t>
        </w:r>
      </w:ins>
      <w:del w:id="133" w:author="Fadel Ewusi kofi Adoe" w:date="2014-05-21T11:45:00Z">
        <w:r w:rsidR="00B97AA3" w:rsidRPr="006F4D97" w:rsidDel="005C5F29">
          <w:rPr>
            <w:rFonts w:ascii="Times New Roman" w:hAnsi="Times New Roman" w:cs="Times New Roman"/>
          </w:rPr>
          <w:delText>A</w:delText>
        </w:r>
        <w:r w:rsidR="00B97AA3" w:rsidDel="005C5F29">
          <w:rPr>
            <w:rFonts w:ascii="Times New Roman" w:hAnsi="Times New Roman" w:cs="Times New Roman" w:hint="eastAsia"/>
          </w:rPr>
          <w:delText>nd</w:delText>
        </w:r>
      </w:del>
      <w:r w:rsidR="00B97AA3">
        <w:rPr>
          <w:rFonts w:ascii="Times New Roman" w:hAnsi="Times New Roman" w:cs="Times New Roman" w:hint="eastAsia"/>
        </w:rPr>
        <w:t xml:space="preserve"> </w:t>
      </w:r>
      <w:del w:id="134" w:author="Fadel Ewusi kofi Adoe" w:date="2014-05-21T11:46:00Z">
        <w:r w:rsidR="00B97AA3" w:rsidDel="005C5F29">
          <w:rPr>
            <w:rFonts w:ascii="Times New Roman" w:hAnsi="Times New Roman" w:cs="Times New Roman" w:hint="eastAsia"/>
          </w:rPr>
          <w:delText xml:space="preserve">available but </w:delText>
        </w:r>
      </w:del>
      <w:r w:rsidR="00B97AA3">
        <w:rPr>
          <w:rFonts w:ascii="Times New Roman" w:hAnsi="Times New Roman" w:cs="Times New Roman" w:hint="eastAsia"/>
        </w:rPr>
        <w:t xml:space="preserve">expensive </w:t>
      </w:r>
      <w:r w:rsidR="00B97AA3" w:rsidRPr="006F4D97">
        <w:rPr>
          <w:rFonts w:ascii="Times New Roman" w:hAnsi="Times New Roman" w:cs="Times New Roman"/>
        </w:rPr>
        <w:t>commercialized devices</w:t>
      </w:r>
      <w:del w:id="135" w:author="Fadel Ewusi kofi Adoe" w:date="2014-05-21T11:48:00Z">
        <w:r w:rsidR="00B97AA3" w:rsidRPr="006F4D97" w:rsidDel="00646069">
          <w:rPr>
            <w:rFonts w:ascii="Times New Roman" w:hAnsi="Times New Roman" w:cs="Times New Roman"/>
          </w:rPr>
          <w:delText xml:space="preserve"> </w:delText>
        </w:r>
        <w:r w:rsidR="00B97AA3" w:rsidDel="00646069">
          <w:rPr>
            <w:rFonts w:ascii="Times New Roman" w:hAnsi="Times New Roman" w:cs="Times New Roman" w:hint="eastAsia"/>
          </w:rPr>
          <w:delText>are</w:delText>
        </w:r>
      </w:del>
      <w:r w:rsidR="00B97AA3">
        <w:rPr>
          <w:rFonts w:ascii="Times New Roman" w:hAnsi="Times New Roman" w:cs="Times New Roman" w:hint="eastAsia"/>
        </w:rPr>
        <w:t xml:space="preserve"> already</w:t>
      </w:r>
      <w:ins w:id="136" w:author="Fadel Ewusi kofi Adoe" w:date="2014-05-21T13:50:00Z">
        <w:r w:rsidR="00B84E53">
          <w:rPr>
            <w:rFonts w:ascii="Times New Roman" w:hAnsi="Times New Roman" w:cs="Times New Roman"/>
          </w:rPr>
          <w:t xml:space="preserve"> </w:t>
        </w:r>
      </w:ins>
      <w:bookmarkStart w:id="137" w:name="_GoBack"/>
      <w:bookmarkEnd w:id="137"/>
      <w:del w:id="138" w:author="Fadel Ewusi kofi Adoe" w:date="2014-05-21T11:48:00Z">
        <w:r w:rsidR="00B97AA3" w:rsidDel="00646069">
          <w:rPr>
            <w:rFonts w:ascii="Times New Roman" w:hAnsi="Times New Roman" w:cs="Times New Roman" w:hint="eastAsia"/>
          </w:rPr>
          <w:delText xml:space="preserve"> </w:delText>
        </w:r>
        <w:r w:rsidR="00B97AA3" w:rsidRPr="006F4D97" w:rsidDel="00646069">
          <w:rPr>
            <w:rFonts w:ascii="Times New Roman" w:hAnsi="Times New Roman" w:cs="Times New Roman"/>
          </w:rPr>
          <w:delText xml:space="preserve">introduced to </w:delText>
        </w:r>
      </w:del>
      <w:r w:rsidR="00B97AA3" w:rsidRPr="006F4D97">
        <w:rPr>
          <w:rFonts w:ascii="Times New Roman" w:hAnsi="Times New Roman" w:cs="Times New Roman"/>
        </w:rPr>
        <w:t>use</w:t>
      </w:r>
      <w:ins w:id="139" w:author="Fadel Ewusi kofi Adoe" w:date="2014-05-21T11:48:00Z">
        <w:r w:rsidR="00646069">
          <w:rPr>
            <w:rFonts w:ascii="Times New Roman" w:hAnsi="Times New Roman" w:cs="Times New Roman"/>
          </w:rPr>
          <w:t>d</w:t>
        </w:r>
      </w:ins>
      <w:r w:rsidR="00B97AA3">
        <w:rPr>
          <w:rFonts w:ascii="Times New Roman" w:hAnsi="Times New Roman" w:cs="Times New Roman" w:hint="eastAsia"/>
        </w:rPr>
        <w:t xml:space="preserve"> in this field</w:t>
      </w:r>
      <w:r w:rsidR="00B97AA3" w:rsidRPr="006F4D97">
        <w:rPr>
          <w:rFonts w:ascii="Times New Roman" w:hAnsi="Times New Roman" w:cs="Times New Roman"/>
        </w:rPr>
        <w:t>.</w:t>
      </w:r>
    </w:p>
    <w:p w14:paraId="7F0B8E11" w14:textId="579ED860" w:rsidR="00B97AA3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commentRangeStart w:id="140"/>
      <w:r>
        <w:rPr>
          <w:rFonts w:ascii="Times New Roman" w:hAnsi="Times New Roman" w:cs="Times New Roman" w:hint="eastAsia"/>
        </w:rPr>
        <w:t xml:space="preserve">In 2011, </w:t>
      </w:r>
      <w:del w:id="141" w:author="Fadel Ewusi kofi Adoe" w:date="2014-05-21T11:50:00Z">
        <w:r w:rsidDel="00003E23">
          <w:rPr>
            <w:rFonts w:ascii="Times New Roman" w:hAnsi="Times New Roman" w:cs="Times New Roman" w:hint="eastAsia"/>
          </w:rPr>
          <w:delText xml:space="preserve">an </w:delText>
        </w:r>
        <w:r w:rsidRPr="006F4D97" w:rsidDel="00003E23">
          <w:rPr>
            <w:rFonts w:ascii="Times New Roman" w:hAnsi="Times New Roman" w:cs="Times New Roman"/>
          </w:rPr>
          <w:delText>outstanding study using a mobile device in medical field</w:delText>
        </w:r>
        <w:r w:rsidDel="00003E23">
          <w:rPr>
            <w:rFonts w:ascii="Times New Roman" w:hAnsi="Times New Roman" w:cs="Times New Roman" w:hint="eastAsia"/>
          </w:rPr>
          <w:delText>s was reported by</w:delText>
        </w:r>
      </w:del>
      <w:del w:id="142" w:author="Fadel Ewusi kofi Adoe" w:date="2014-05-21T13:50:00Z">
        <w:r w:rsidDel="00FC2AE2">
          <w:rPr>
            <w:rFonts w:ascii="Times New Roman" w:hAnsi="Times New Roman" w:cs="Times New Roman" w:hint="eastAsia"/>
          </w:rPr>
          <w:delText xml:space="preserve"> </w:delText>
        </w:r>
      </w:del>
      <w:r>
        <w:rPr>
          <w:rFonts w:ascii="Times New Roman" w:hAnsi="Times New Roman" w:cs="Times New Roman" w:hint="eastAsia"/>
        </w:rPr>
        <w:t xml:space="preserve">researchers at </w:t>
      </w:r>
      <w:r w:rsidRPr="006F4D97">
        <w:rPr>
          <w:rFonts w:ascii="Times New Roman" w:hAnsi="Times New Roman" w:cs="Times New Roman"/>
        </w:rPr>
        <w:t>Kobe University</w:t>
      </w:r>
      <w:r>
        <w:rPr>
          <w:rFonts w:ascii="Times New Roman" w:hAnsi="Times New Roman" w:cs="Times New Roman" w:hint="eastAsia"/>
        </w:rPr>
        <w:t xml:space="preserve">, </w:t>
      </w:r>
      <w:r w:rsidRPr="006F4D97">
        <w:rPr>
          <w:rFonts w:ascii="Times New Roman" w:hAnsi="Times New Roman" w:cs="Times New Roman"/>
        </w:rPr>
        <w:t>Japan</w:t>
      </w:r>
      <w:ins w:id="143" w:author="Fadel Ewusi kofi Adoe" w:date="2014-05-21T11:53:00Z">
        <w:r w:rsidR="00003E23">
          <w:rPr>
            <w:rFonts w:ascii="Times New Roman" w:hAnsi="Times New Roman" w:cs="Times New Roman"/>
          </w:rPr>
          <w:t>,</w:t>
        </w:r>
      </w:ins>
      <w:ins w:id="144" w:author="Fadel Ewusi kofi Adoe" w:date="2014-05-21T11:51:00Z">
        <w:r w:rsidR="00003E23">
          <w:rPr>
            <w:rFonts w:ascii="Times New Roman" w:hAnsi="Times New Roman" w:cs="Times New Roman"/>
          </w:rPr>
          <w:t xml:space="preserve"> </w:t>
        </w:r>
      </w:ins>
      <w:ins w:id="145" w:author="Fadel Ewusi kofi Adoe" w:date="2014-05-21T11:53:00Z">
        <w:r w:rsidR="00003E23">
          <w:rPr>
            <w:rFonts w:ascii="Times New Roman" w:hAnsi="Times New Roman" w:cs="Times New Roman"/>
          </w:rPr>
          <w:t xml:space="preserve">in </w:t>
        </w:r>
      </w:ins>
      <w:ins w:id="146" w:author="Fadel Ewusi kofi Adoe" w:date="2014-05-21T11:51:00Z">
        <w:r w:rsidR="00003E23">
          <w:rPr>
            <w:rFonts w:ascii="Times New Roman" w:hAnsi="Times New Roman" w:cs="Times New Roman"/>
          </w:rPr>
          <w:t>studying the usability of mobile devices</w:t>
        </w:r>
      </w:ins>
      <w:del w:id="147" w:author="Fadel Ewusi kofi Adoe" w:date="2014-05-21T11:50:00Z">
        <w:r w:rsidRPr="006F4D97" w:rsidDel="00003E23">
          <w:rPr>
            <w:rFonts w:ascii="Times New Roman" w:hAnsi="Times New Roman" w:cs="Times New Roman"/>
          </w:rPr>
          <w:delText>.</w:delText>
        </w:r>
      </w:del>
      <w:r>
        <w:rPr>
          <w:rFonts w:ascii="Times New Roman" w:hAnsi="Times New Roman" w:cs="Times New Roman" w:hint="eastAsia"/>
        </w:rPr>
        <w:t xml:space="preserve"> </w:t>
      </w:r>
      <w:del w:id="148" w:author="Fadel Ewusi kofi Adoe" w:date="2014-05-21T11:50:00Z">
        <w:r w:rsidDel="00003E23">
          <w:rPr>
            <w:rFonts w:ascii="Times New Roman" w:hAnsi="Times New Roman" w:cs="Times New Roman" w:hint="eastAsia"/>
          </w:rPr>
          <w:delText>They</w:delText>
        </w:r>
      </w:del>
      <w:r w:rsidRPr="006F4D97">
        <w:rPr>
          <w:rFonts w:ascii="Times New Roman" w:hAnsi="Times New Roman" w:cs="Times New Roman"/>
        </w:rPr>
        <w:t xml:space="preserve"> </w:t>
      </w:r>
      <w:ins w:id="149" w:author="Fadel Ewusi kofi Adoe" w:date="2014-05-21T11:53:00Z">
        <w:r w:rsidR="00003E23">
          <w:rPr>
            <w:rFonts w:ascii="Times New Roman" w:hAnsi="Times New Roman" w:cs="Times New Roman"/>
          </w:rPr>
          <w:t xml:space="preserve">used </w:t>
        </w:r>
      </w:ins>
      <w:del w:id="150" w:author="Fadel Ewusi kofi Adoe" w:date="2014-05-21T11:53:00Z">
        <w:r w:rsidRPr="006F4D97" w:rsidDel="00003E23">
          <w:rPr>
            <w:rFonts w:ascii="Times New Roman" w:hAnsi="Times New Roman" w:cs="Times New Roman"/>
          </w:rPr>
          <w:delText>applied</w:delText>
        </w:r>
      </w:del>
      <w:r w:rsidRPr="006F4D97">
        <w:rPr>
          <w:rFonts w:ascii="Times New Roman" w:hAnsi="Times New Roman" w:cs="Times New Roman"/>
        </w:rPr>
        <w:t xml:space="preserve"> iPad to </w:t>
      </w:r>
      <w:ins w:id="151" w:author="Fadel Ewusi kofi Adoe" w:date="2014-05-21T11:55:00Z">
        <w:r w:rsidR="00003E23">
          <w:rPr>
            <w:rFonts w:ascii="Times New Roman" w:hAnsi="Times New Roman" w:cs="Times New Roman"/>
          </w:rPr>
          <w:t xml:space="preserve">aid </w:t>
        </w:r>
      </w:ins>
      <w:r w:rsidRPr="006F4D97">
        <w:rPr>
          <w:rFonts w:ascii="Times New Roman" w:hAnsi="Times New Roman" w:cs="Times New Roman"/>
        </w:rPr>
        <w:t>Navigation surgery</w:t>
      </w:r>
      <w:ins w:id="152" w:author="Fadel Ewusi kofi Adoe" w:date="2014-05-21T11:55:00Z">
        <w:r w:rsidR="00003E23">
          <w:rPr>
            <w:rFonts w:ascii="Times New Roman" w:hAnsi="Times New Roman" w:cs="Times New Roman"/>
          </w:rPr>
          <w:t xml:space="preserve"> operations</w:t>
        </w:r>
      </w:ins>
      <w:commentRangeEnd w:id="140"/>
      <w:ins w:id="153" w:author="Fadel Ewusi kofi Adoe" w:date="2014-05-21T11:56:00Z">
        <w:r w:rsidR="00003E23">
          <w:rPr>
            <w:rStyle w:val="CommentReference"/>
          </w:rPr>
          <w:commentReference w:id="140"/>
        </w:r>
      </w:ins>
      <w:r w:rsidRPr="006F4D9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 w:hint="eastAsia"/>
        </w:rPr>
        <w:t xml:space="preserve">Based on a </w:t>
      </w:r>
      <w:r>
        <w:rPr>
          <w:rFonts w:ascii="Times New Roman" w:hAnsi="Times New Roman" w:cs="Times New Roman"/>
        </w:rPr>
        <w:t>patient</w:t>
      </w:r>
      <w:r>
        <w:rPr>
          <w:rFonts w:ascii="Times New Roman" w:hAnsi="Times New Roman" w:cs="Times New Roman" w:hint="eastAsia"/>
        </w:rPr>
        <w:t xml:space="preserve"> CT scan, t</w:t>
      </w:r>
      <w:r w:rsidRPr="006F4D97">
        <w:rPr>
          <w:rFonts w:ascii="Times New Roman" w:hAnsi="Times New Roman" w:cs="Times New Roman"/>
        </w:rPr>
        <w:t xml:space="preserve">hey made a 3D </w:t>
      </w:r>
      <w:r>
        <w:rPr>
          <w:rFonts w:ascii="Times New Roman" w:hAnsi="Times New Roman" w:cs="Times New Roman" w:hint="eastAsia"/>
        </w:rPr>
        <w:t xml:space="preserve">reconstructed image </w:t>
      </w:r>
      <w:r w:rsidRPr="006F4D97">
        <w:rPr>
          <w:rFonts w:ascii="Times New Roman" w:hAnsi="Times New Roman" w:cs="Times New Roman"/>
        </w:rPr>
        <w:t>with ‘Osirix</w:t>
      </w:r>
      <w:r>
        <w:rPr>
          <w:rStyle w:val="FootnoteReference"/>
          <w:rFonts w:ascii="Times New Roman" w:hAnsi="Times New Roman" w:cs="Times New Roman"/>
        </w:rPr>
        <w:footnoteReference w:id="2"/>
      </w:r>
      <w:r w:rsidRPr="006F4D97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,</w:t>
      </w:r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a </w:t>
      </w:r>
      <w:r w:rsidRPr="006F4D97">
        <w:rPr>
          <w:rFonts w:ascii="Times New Roman" w:hAnsi="Times New Roman" w:cs="Times New Roman"/>
        </w:rPr>
        <w:t xml:space="preserve">3D reconstructing program. </w:t>
      </w:r>
      <w:commentRangeStart w:id="154"/>
      <w:r w:rsidRPr="006F4D97">
        <w:rPr>
          <w:rFonts w:ascii="Times New Roman" w:hAnsi="Times New Roman" w:cs="Times New Roman"/>
        </w:rPr>
        <w:t xml:space="preserve">And then they used </w:t>
      </w:r>
      <w:r>
        <w:rPr>
          <w:rFonts w:ascii="Times New Roman" w:hAnsi="Times New Roman" w:cs="Times New Roman" w:hint="eastAsia"/>
        </w:rPr>
        <w:t xml:space="preserve">this </w:t>
      </w:r>
      <w:r w:rsidRPr="006F4D97">
        <w:rPr>
          <w:rFonts w:ascii="Times New Roman" w:hAnsi="Times New Roman" w:cs="Times New Roman"/>
        </w:rPr>
        <w:t xml:space="preserve">image with iPad </w:t>
      </w:r>
      <w:r>
        <w:rPr>
          <w:rFonts w:ascii="Times New Roman" w:hAnsi="Times New Roman" w:cs="Times New Roman" w:hint="eastAsia"/>
        </w:rPr>
        <w:t>at</w:t>
      </w:r>
      <w:r w:rsidRPr="006F4D97">
        <w:rPr>
          <w:rFonts w:ascii="Times New Roman" w:hAnsi="Times New Roman" w:cs="Times New Roman"/>
        </w:rPr>
        <w:t xml:space="preserve"> surgery.</w:t>
      </w:r>
      <w:commentRangeEnd w:id="154"/>
      <w:r w:rsidR="00AE01B6">
        <w:rPr>
          <w:rStyle w:val="CommentReference"/>
        </w:rPr>
        <w:commentReference w:id="154"/>
      </w:r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The related movie entitled</w:t>
      </w:r>
      <w:r w:rsidRPr="006F4D97">
        <w:rPr>
          <w:rFonts w:ascii="Times New Roman" w:hAnsi="Times New Roman" w:cs="Times New Roman"/>
        </w:rPr>
        <w:t xml:space="preserve"> as 'World 1st iPad Surgery: Osirix 3D navigation'</w:t>
      </w:r>
      <w:r>
        <w:rPr>
          <w:rFonts w:ascii="Times New Roman" w:hAnsi="Times New Roman" w:cs="Times New Roman" w:hint="eastAsia"/>
        </w:rPr>
        <w:t xml:space="preserve"> could be found </w:t>
      </w:r>
      <w:r w:rsidRPr="006F4D97">
        <w:rPr>
          <w:rFonts w:ascii="Times New Roman" w:hAnsi="Times New Roman" w:cs="Times New Roman"/>
        </w:rPr>
        <w:t>on YouTube (</w:t>
      </w:r>
      <w:hyperlink r:id="rId9" w:history="1">
        <w:r w:rsidRPr="006F4D97">
          <w:rPr>
            <w:rStyle w:val="Hyperlink"/>
            <w:rFonts w:ascii="Times New Roman" w:hAnsi="Times New Roman"/>
            <w:kern w:val="0"/>
            <w:sz w:val="22"/>
            <w:szCs w:val="22"/>
          </w:rPr>
          <w:t>www.youtube.com</w:t>
        </w:r>
      </w:hyperlink>
      <w:r w:rsidRPr="006F4D97">
        <w:rPr>
          <w:rFonts w:ascii="Times New Roman" w:hAnsi="Times New Roman" w:cs="Times New Roman"/>
        </w:rPr>
        <w:t>).</w:t>
      </w:r>
      <w:r w:rsidRPr="00015413">
        <w:rPr>
          <w:rFonts w:ascii="Times New Roman" w:hAnsi="Times New Roman" w:cs="Times New Roman"/>
          <w:noProof/>
          <w:vertAlign w:val="superscript"/>
        </w:rPr>
        <w:t>7</w:t>
      </w:r>
      <w:r w:rsidRPr="006F4D97">
        <w:rPr>
          <w:rFonts w:ascii="Times New Roman" w:hAnsi="Times New Roman" w:cs="Times New Roman"/>
        </w:rPr>
        <w:t xml:space="preserve"> This was a simple study</w:t>
      </w:r>
      <w:r>
        <w:rPr>
          <w:rFonts w:ascii="Times New Roman" w:hAnsi="Times New Roman" w:cs="Times New Roman" w:hint="eastAsia"/>
        </w:rPr>
        <w:t>,</w:t>
      </w:r>
      <w:r w:rsidRPr="006F4D97">
        <w:rPr>
          <w:rFonts w:ascii="Times New Roman" w:hAnsi="Times New Roman" w:cs="Times New Roman"/>
        </w:rPr>
        <w:t xml:space="preserve"> but had an </w:t>
      </w:r>
      <w:r>
        <w:rPr>
          <w:rFonts w:ascii="Times New Roman" w:hAnsi="Times New Roman" w:cs="Times New Roman" w:hint="eastAsia"/>
        </w:rPr>
        <w:t xml:space="preserve">impact on </w:t>
      </w:r>
      <w:r w:rsidRPr="006F4D97">
        <w:rPr>
          <w:rFonts w:ascii="Times New Roman" w:hAnsi="Times New Roman" w:cs="Times New Roman"/>
        </w:rPr>
        <w:t>further stud</w:t>
      </w:r>
      <w:r>
        <w:rPr>
          <w:rFonts w:ascii="Times New Roman" w:hAnsi="Times New Roman" w:cs="Times New Roman" w:hint="eastAsia"/>
        </w:rPr>
        <w:t xml:space="preserve">ies such as </w:t>
      </w:r>
      <w:r w:rsidRPr="006F4D97">
        <w:rPr>
          <w:rFonts w:ascii="Times New Roman" w:hAnsi="Times New Roman" w:cs="Times New Roman"/>
        </w:rPr>
        <w:t>how to use iPad with a sterile plastic bag and surgical glove.</w:t>
      </w:r>
      <w:r w:rsidRPr="00015413">
        <w:rPr>
          <w:rFonts w:ascii="Times New Roman" w:hAnsi="Times New Roman" w:cs="Times New Roman"/>
          <w:noProof/>
          <w:vertAlign w:val="superscript"/>
        </w:rPr>
        <w:t>8</w:t>
      </w:r>
      <w:r>
        <w:rPr>
          <w:rFonts w:ascii="Times New Roman" w:hAnsi="Times New Roman" w:cs="Times New Roman" w:hint="eastAsia"/>
        </w:rPr>
        <w:t xml:space="preserve"> </w:t>
      </w:r>
    </w:p>
    <w:p w14:paraId="79561D5B" w14:textId="77777777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</w:rPr>
        <w:t xml:space="preserve">However, </w:t>
      </w:r>
      <w:r>
        <w:rPr>
          <w:rFonts w:ascii="Times New Roman" w:hAnsi="Times New Roman" w:cs="Times New Roman" w:hint="eastAsia"/>
        </w:rPr>
        <w:t xml:space="preserve">studies mentioned above had </w:t>
      </w:r>
      <w:r w:rsidRPr="006F4D97">
        <w:rPr>
          <w:rFonts w:ascii="Times New Roman" w:hAnsi="Times New Roman" w:cs="Times New Roman"/>
        </w:rPr>
        <w:t>limitation</w:t>
      </w:r>
      <w:r>
        <w:rPr>
          <w:rFonts w:ascii="Times New Roman" w:hAnsi="Times New Roman" w:cs="Times New Roman" w:hint="eastAsia"/>
        </w:rPr>
        <w:t xml:space="preserve"> in using a </w:t>
      </w:r>
      <w:r w:rsidRPr="006F4D97">
        <w:rPr>
          <w:rFonts w:ascii="Times New Roman" w:hAnsi="Times New Roman" w:cs="Times New Roman"/>
        </w:rPr>
        <w:t xml:space="preserve">3D medical image </w:t>
      </w:r>
      <w:r>
        <w:rPr>
          <w:rFonts w:ascii="Times New Roman" w:hAnsi="Times New Roman" w:cs="Times New Roman" w:hint="eastAsia"/>
        </w:rPr>
        <w:t xml:space="preserve">on </w:t>
      </w:r>
      <w:r w:rsidRPr="006F4D97">
        <w:rPr>
          <w:rFonts w:ascii="Times New Roman" w:hAnsi="Times New Roman" w:cs="Times New Roman"/>
        </w:rPr>
        <w:t xml:space="preserve">iPad. </w:t>
      </w:r>
      <w:r>
        <w:rPr>
          <w:rFonts w:ascii="Times New Roman" w:hAnsi="Times New Roman" w:cs="Times New Roman" w:hint="eastAsia"/>
        </w:rPr>
        <w:t>They o</w:t>
      </w:r>
      <w:r w:rsidRPr="006F4D97">
        <w:rPr>
          <w:rFonts w:ascii="Times New Roman" w:hAnsi="Times New Roman" w:cs="Times New Roman"/>
        </w:rPr>
        <w:t xml:space="preserve">nly </w:t>
      </w:r>
      <w:r>
        <w:rPr>
          <w:rFonts w:ascii="Times New Roman" w:hAnsi="Times New Roman" w:cs="Times New Roman" w:hint="eastAsia"/>
        </w:rPr>
        <w:t xml:space="preserve">used </w:t>
      </w:r>
      <w:r w:rsidRPr="006F4D97">
        <w:rPr>
          <w:rFonts w:ascii="Times New Roman" w:hAnsi="Times New Roman" w:cs="Times New Roman"/>
        </w:rPr>
        <w:t>2 dimensional still pictures or movie clip</w:t>
      </w:r>
      <w:r>
        <w:rPr>
          <w:rFonts w:ascii="Times New Roman" w:hAnsi="Times New Roman" w:cs="Times New Roman" w:hint="eastAsia"/>
        </w:rPr>
        <w:t>s</w:t>
      </w:r>
      <w:r w:rsidRPr="006F4D97">
        <w:rPr>
          <w:rFonts w:ascii="Times New Roman" w:hAnsi="Times New Roman" w:cs="Times New Roman"/>
        </w:rPr>
        <w:t xml:space="preserve"> instead of </w:t>
      </w:r>
      <w:r>
        <w:rPr>
          <w:rFonts w:ascii="Times New Roman" w:hAnsi="Times New Roman" w:cs="Times New Roman" w:hint="eastAsia"/>
        </w:rPr>
        <w:t xml:space="preserve">a real </w:t>
      </w:r>
      <w:r w:rsidRPr="006F4D97">
        <w:rPr>
          <w:rFonts w:ascii="Times New Roman" w:hAnsi="Times New Roman" w:cs="Times New Roman"/>
        </w:rPr>
        <w:t xml:space="preserve">3D object </w:t>
      </w:r>
      <w:r>
        <w:rPr>
          <w:rFonts w:ascii="Times New Roman" w:hAnsi="Times New Roman" w:cs="Times New Roman" w:hint="eastAsia"/>
        </w:rPr>
        <w:t>made on PC</w:t>
      </w:r>
      <w:r w:rsidRPr="006F4D97">
        <w:rPr>
          <w:rFonts w:ascii="Times New Roman" w:hAnsi="Times New Roman" w:cs="Times New Roman"/>
        </w:rPr>
        <w:t>.</w:t>
      </w:r>
    </w:p>
    <w:p w14:paraId="77B11D92" w14:textId="2DF75E31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</w:rPr>
        <w:t xml:space="preserve">There </w:t>
      </w:r>
      <w:ins w:id="155" w:author="Fadel Ewusi kofi Adoe" w:date="2014-05-21T12:05:00Z">
        <w:r w:rsidR="00AE01B6">
          <w:rPr>
            <w:rFonts w:ascii="Times New Roman" w:hAnsi="Times New Roman" w:cs="Times New Roman"/>
          </w:rPr>
          <w:t>are two</w:t>
        </w:r>
      </w:ins>
      <w:del w:id="156" w:author="Fadel Ewusi kofi Adoe" w:date="2014-05-21T12:05:00Z">
        <w:r w:rsidRPr="006F4D97" w:rsidDel="00AE01B6">
          <w:rPr>
            <w:rFonts w:ascii="Times New Roman" w:hAnsi="Times New Roman" w:cs="Times New Roman"/>
          </w:rPr>
          <w:delText xml:space="preserve">is </w:delText>
        </w:r>
      </w:del>
      <w:del w:id="157" w:author="Fadel Ewusi kofi Adoe" w:date="2014-05-21T12:04:00Z">
        <w:r w:rsidRPr="006F4D97" w:rsidDel="00AE01B6">
          <w:rPr>
            <w:rFonts w:ascii="Times New Roman" w:hAnsi="Times New Roman" w:cs="Times New Roman"/>
          </w:rPr>
          <w:delText>a</w:delText>
        </w:r>
      </w:del>
      <w:r w:rsidRPr="006F4D97">
        <w:rPr>
          <w:rFonts w:ascii="Times New Roman" w:hAnsi="Times New Roman" w:cs="Times New Roman"/>
        </w:rPr>
        <w:t xml:space="preserve"> </w:t>
      </w:r>
      <w:ins w:id="158" w:author="Fadel Ewusi kofi Adoe" w:date="2014-05-21T12:05:00Z">
        <w:r w:rsidR="00AE01B6">
          <w:rPr>
            <w:rFonts w:ascii="Times New Roman" w:hAnsi="Times New Roman" w:cs="Times New Roman"/>
          </w:rPr>
          <w:t xml:space="preserve">benefits of </w:t>
        </w:r>
      </w:ins>
      <w:del w:id="159" w:author="Fadel Ewusi kofi Adoe" w:date="2014-05-21T12:05:00Z">
        <w:r w:rsidRPr="006F4D97" w:rsidDel="00AE01B6">
          <w:rPr>
            <w:rFonts w:ascii="Times New Roman" w:hAnsi="Times New Roman" w:cs="Times New Roman"/>
          </w:rPr>
          <w:delText>differen</w:delText>
        </w:r>
        <w:r w:rsidDel="00AE01B6">
          <w:rPr>
            <w:rFonts w:ascii="Times New Roman" w:hAnsi="Times New Roman" w:cs="Times New Roman" w:hint="eastAsia"/>
          </w:rPr>
          <w:delText>ce</w:delText>
        </w:r>
      </w:del>
      <w:r w:rsidRPr="006F4D97">
        <w:rPr>
          <w:rFonts w:ascii="Times New Roman" w:hAnsi="Times New Roman" w:cs="Times New Roman"/>
        </w:rPr>
        <w:t xml:space="preserve"> </w:t>
      </w:r>
      <w:del w:id="160" w:author="Fadel Ewusi kofi Adoe" w:date="2014-05-21T12:06:00Z">
        <w:r w:rsidRPr="006F4D97" w:rsidDel="00AE01B6">
          <w:rPr>
            <w:rFonts w:ascii="Times New Roman" w:hAnsi="Times New Roman" w:cs="Times New Roman"/>
          </w:rPr>
          <w:delText xml:space="preserve">between </w:delText>
        </w:r>
      </w:del>
      <w:r w:rsidRPr="006F4D97">
        <w:rPr>
          <w:rFonts w:ascii="Times New Roman" w:hAnsi="Times New Roman" w:cs="Times New Roman"/>
        </w:rPr>
        <w:t xml:space="preserve">using a 3D object </w:t>
      </w:r>
      <w:ins w:id="161" w:author="Fadel Ewusi kofi Adoe" w:date="2014-05-21T12:06:00Z">
        <w:r w:rsidR="00AE01B6">
          <w:rPr>
            <w:rFonts w:ascii="Times New Roman" w:hAnsi="Times New Roman" w:cs="Times New Roman"/>
          </w:rPr>
          <w:t>instead of</w:t>
        </w:r>
      </w:ins>
      <w:del w:id="162" w:author="Fadel Ewusi kofi Adoe" w:date="2014-05-21T12:06:00Z">
        <w:r w:rsidRPr="006F4D97" w:rsidDel="00AE01B6">
          <w:rPr>
            <w:rFonts w:ascii="Times New Roman" w:hAnsi="Times New Roman" w:cs="Times New Roman"/>
          </w:rPr>
          <w:delText>and</w:delText>
        </w:r>
      </w:del>
      <w:r w:rsidRPr="006F4D97">
        <w:rPr>
          <w:rFonts w:ascii="Times New Roman" w:hAnsi="Times New Roman" w:cs="Times New Roman"/>
        </w:rPr>
        <w:t xml:space="preserve"> a 2D picture image of </w:t>
      </w:r>
      <w:ins w:id="163" w:author="Fadel Ewusi kofi Adoe" w:date="2014-05-21T12:06:00Z">
        <w:r w:rsidR="00AE01B6">
          <w:rPr>
            <w:rFonts w:ascii="Times New Roman" w:hAnsi="Times New Roman" w:cs="Times New Roman"/>
          </w:rPr>
          <w:t xml:space="preserve">a </w:t>
        </w:r>
      </w:ins>
      <w:r w:rsidRPr="006F4D97">
        <w:rPr>
          <w:rFonts w:ascii="Times New Roman" w:hAnsi="Times New Roman" w:cs="Times New Roman"/>
        </w:rPr>
        <w:t>3D</w:t>
      </w:r>
      <w:ins w:id="164" w:author="Fadel Ewusi kofi Adoe" w:date="2014-05-21T12:06:00Z">
        <w:r w:rsidR="00AE01B6">
          <w:rPr>
            <w:rFonts w:ascii="Times New Roman" w:hAnsi="Times New Roman" w:cs="Times New Roman"/>
          </w:rPr>
          <w:t xml:space="preserve"> object</w:t>
        </w:r>
      </w:ins>
      <w:r w:rsidRPr="006F4D97">
        <w:rPr>
          <w:rFonts w:ascii="Times New Roman" w:hAnsi="Times New Roman" w:cs="Times New Roman"/>
        </w:rPr>
        <w:t xml:space="preserve"> on iPad.</w:t>
      </w:r>
    </w:p>
    <w:p w14:paraId="60C8716F" w14:textId="7B7E080C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Firstly, </w:t>
      </w:r>
      <w:commentRangeStart w:id="165"/>
      <w:r>
        <w:rPr>
          <w:rFonts w:ascii="Times New Roman" w:hAnsi="Times New Roman" w:cs="Times New Roman" w:hint="eastAsia"/>
        </w:rPr>
        <w:t>an export of the 3D object created by a 3D medical program to a conventional standard file format means that a secondary processing is available</w:t>
      </w:r>
      <w:commentRangeEnd w:id="165"/>
      <w:r w:rsidR="00AD0449">
        <w:rPr>
          <w:rStyle w:val="CommentReference"/>
        </w:rPr>
        <w:commentReference w:id="165"/>
      </w:r>
      <w:r>
        <w:rPr>
          <w:rFonts w:ascii="Times New Roman" w:hAnsi="Times New Roman" w:cs="Times New Roman" w:hint="eastAsia"/>
        </w:rPr>
        <w:t xml:space="preserve">. 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 w:hint="eastAsia"/>
        </w:rPr>
        <w:t xml:space="preserve">or instance, a 3D reconstructed CT </w:t>
      </w:r>
      <w:r>
        <w:rPr>
          <w:rFonts w:ascii="Times New Roman" w:hAnsi="Times New Roman" w:cs="Times New Roman"/>
        </w:rPr>
        <w:t>object</w:t>
      </w:r>
      <w:r>
        <w:rPr>
          <w:rFonts w:ascii="Times New Roman" w:hAnsi="Times New Roman" w:cs="Times New Roman" w:hint="eastAsia"/>
        </w:rPr>
        <w:t xml:space="preserve"> imported from the commercial 3D programs such as </w:t>
      </w:r>
      <w:r w:rsidRPr="006F4D97">
        <w:rPr>
          <w:rFonts w:ascii="Times New Roman" w:hAnsi="Times New Roman" w:cs="Times New Roman"/>
        </w:rPr>
        <w:t>Auto</w:t>
      </w:r>
      <w:r>
        <w:rPr>
          <w:rFonts w:ascii="Times New Roman" w:hAnsi="Times New Roman" w:cs="Times New Roman" w:hint="eastAsia"/>
        </w:rPr>
        <w:t>CAD</w:t>
      </w:r>
      <w:r>
        <w:rPr>
          <w:rStyle w:val="FootnoteReference"/>
          <w:rFonts w:ascii="Times New Roman" w:hAnsi="Times New Roman" w:cs="Times New Roman"/>
        </w:rPr>
        <w:footnoteReference w:id="3"/>
      </w:r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and</w:t>
      </w:r>
      <w:r w:rsidRPr="006F4D97">
        <w:rPr>
          <w:rFonts w:ascii="Times New Roman" w:hAnsi="Times New Roman" w:cs="Times New Roman"/>
        </w:rPr>
        <w:t xml:space="preserve"> 3D Studio Max</w:t>
      </w:r>
      <w:r>
        <w:rPr>
          <w:rStyle w:val="FootnoteReference"/>
          <w:rFonts w:ascii="Times New Roman" w:hAnsi="Times New Roman" w:cs="Times New Roman"/>
        </w:rPr>
        <w:footnoteReference w:id="4"/>
      </w:r>
      <w:r>
        <w:rPr>
          <w:rFonts w:ascii="Times New Roman" w:hAnsi="Times New Roman" w:cs="Times New Roman" w:hint="eastAsia"/>
        </w:rPr>
        <w:t xml:space="preserve"> could </w:t>
      </w:r>
      <w:del w:id="166" w:author="Fadel Ewusi kofi Adoe" w:date="2014-05-21T12:08:00Z">
        <w:r w:rsidDel="00AD0449">
          <w:rPr>
            <w:rFonts w:ascii="Times New Roman" w:hAnsi="Times New Roman" w:cs="Times New Roman" w:hint="eastAsia"/>
          </w:rPr>
          <w:delText xml:space="preserve">undergo </w:delText>
        </w:r>
      </w:del>
      <w:ins w:id="167" w:author="Fadel Ewusi kofi Adoe" w:date="2014-05-21T12:08:00Z">
        <w:r w:rsidR="00AD0449">
          <w:rPr>
            <w:rFonts w:ascii="Times New Roman" w:hAnsi="Times New Roman" w:cs="Times New Roman"/>
          </w:rPr>
          <w:t>be</w:t>
        </w:r>
        <w:r w:rsidR="00AD0449">
          <w:rPr>
            <w:rFonts w:ascii="Times New Roman" w:hAnsi="Times New Roman" w:cs="Times New Roman" w:hint="eastAsia"/>
          </w:rPr>
          <w:t xml:space="preserve"> </w:t>
        </w:r>
      </w:ins>
      <w:r>
        <w:rPr>
          <w:rFonts w:ascii="Times New Roman" w:hAnsi="Times New Roman" w:cs="Times New Roman" w:hint="eastAsia"/>
        </w:rPr>
        <w:t xml:space="preserve">further </w:t>
      </w:r>
      <w:r w:rsidRPr="006F4D97">
        <w:rPr>
          <w:rFonts w:ascii="Times New Roman" w:hAnsi="Times New Roman" w:cs="Times New Roman"/>
        </w:rPr>
        <w:t>process</w:t>
      </w:r>
      <w:ins w:id="168" w:author="Fadel Ewusi kofi Adoe" w:date="2014-05-21T12:08:00Z">
        <w:r w:rsidR="00AD0449">
          <w:rPr>
            <w:rFonts w:ascii="Times New Roman" w:hAnsi="Times New Roman" w:cs="Times New Roman"/>
          </w:rPr>
          <w:t>ed</w:t>
        </w:r>
      </w:ins>
      <w:del w:id="169" w:author="Fadel Ewusi kofi Adoe" w:date="2014-05-21T12:08:00Z">
        <w:r w:rsidDel="00AD0449">
          <w:rPr>
            <w:rFonts w:ascii="Times New Roman" w:hAnsi="Times New Roman" w:cs="Times New Roman" w:hint="eastAsia"/>
          </w:rPr>
          <w:delText>ing</w:delText>
        </w:r>
      </w:del>
      <w:r>
        <w:rPr>
          <w:rFonts w:ascii="Times New Roman" w:hAnsi="Times New Roman" w:cs="Times New Roman" w:hint="eastAsia"/>
        </w:rPr>
        <w:t xml:space="preserve"> f</w:t>
      </w:r>
      <w:r w:rsidRPr="006F4D97">
        <w:rPr>
          <w:rFonts w:ascii="Times New Roman" w:hAnsi="Times New Roman" w:cs="Times New Roman"/>
        </w:rPr>
        <w:t>or education</w:t>
      </w:r>
      <w:r>
        <w:rPr>
          <w:rFonts w:ascii="Times New Roman" w:hAnsi="Times New Roman" w:cs="Times New Roman" w:hint="eastAsia"/>
        </w:rPr>
        <w:t xml:space="preserve">al </w:t>
      </w:r>
      <w:r>
        <w:rPr>
          <w:rFonts w:ascii="Times New Roman" w:hAnsi="Times New Roman" w:cs="Times New Roman" w:hint="eastAsia"/>
        </w:rPr>
        <w:lastRenderedPageBreak/>
        <w:t xml:space="preserve">purpose, </w:t>
      </w:r>
      <w:del w:id="170" w:author="Fadel Ewusi kofi Adoe" w:date="2014-05-21T12:08:00Z">
        <w:r w:rsidDel="00AD0449">
          <w:rPr>
            <w:rFonts w:ascii="Times New Roman" w:hAnsi="Times New Roman" w:cs="Times New Roman" w:hint="eastAsia"/>
          </w:rPr>
          <w:delText xml:space="preserve">and </w:delText>
        </w:r>
      </w:del>
      <w:ins w:id="171" w:author="Fadel Ewusi kofi Adoe" w:date="2014-05-21T12:09:00Z">
        <w:r w:rsidR="00AD0449">
          <w:rPr>
            <w:rFonts w:ascii="Times New Roman" w:hAnsi="Times New Roman" w:cs="Times New Roman"/>
          </w:rPr>
          <w:t xml:space="preserve">used </w:t>
        </w:r>
      </w:ins>
      <w:del w:id="172" w:author="Fadel Ewusi kofi Adoe" w:date="2014-05-21T12:08:00Z">
        <w:r w:rsidDel="00AD0449">
          <w:rPr>
            <w:rFonts w:ascii="Times New Roman" w:hAnsi="Times New Roman" w:cs="Times New Roman" w:hint="eastAsia"/>
          </w:rPr>
          <w:delText>in</w:delText>
        </w:r>
      </w:del>
      <w:ins w:id="173" w:author="Fadel Ewusi kofi Adoe" w:date="2014-05-21T12:08:00Z">
        <w:r w:rsidR="00AD0449">
          <w:rPr>
            <w:rFonts w:ascii="Times New Roman" w:hAnsi="Times New Roman" w:cs="Times New Roman"/>
          </w:rPr>
          <w:t>to</w:t>
        </w:r>
      </w:ins>
      <w:r>
        <w:rPr>
          <w:rFonts w:ascii="Times New Roman" w:hAnsi="Times New Roman" w:cs="Times New Roman" w:hint="eastAsia"/>
        </w:rPr>
        <w:t xml:space="preserve"> creat</w:t>
      </w:r>
      <w:ins w:id="174" w:author="Fadel Ewusi kofi Adoe" w:date="2014-05-21T12:09:00Z">
        <w:r w:rsidR="00AD0449">
          <w:rPr>
            <w:rFonts w:ascii="Times New Roman" w:hAnsi="Times New Roman" w:cs="Times New Roman"/>
          </w:rPr>
          <w:t>e</w:t>
        </w:r>
      </w:ins>
      <w:del w:id="175" w:author="Fadel Ewusi kofi Adoe" w:date="2014-05-21T12:09:00Z">
        <w:r w:rsidDel="00AD0449">
          <w:rPr>
            <w:rFonts w:ascii="Times New Roman" w:hAnsi="Times New Roman" w:cs="Times New Roman" w:hint="eastAsia"/>
          </w:rPr>
          <w:delText>ing</w:delText>
        </w:r>
      </w:del>
      <w:r>
        <w:rPr>
          <w:rFonts w:ascii="Times New Roman" w:hAnsi="Times New Roman" w:cs="Times New Roman" w:hint="eastAsia"/>
        </w:rPr>
        <w:t xml:space="preserve"> </w:t>
      </w:r>
      <w:r w:rsidRPr="006F4D97">
        <w:rPr>
          <w:rFonts w:ascii="Times New Roman" w:hAnsi="Times New Roman" w:cs="Times New Roman"/>
        </w:rPr>
        <w:t>an actual model by 3D printer.</w:t>
      </w:r>
    </w:p>
    <w:p w14:paraId="04B491DC" w14:textId="03C6F29C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Secondly, </w:t>
      </w:r>
      <w:ins w:id="176" w:author="Fadel Ewusi kofi Adoe" w:date="2014-05-21T12:18:00Z">
        <w:r w:rsidR="00B6140A">
          <w:rPr>
            <w:rFonts w:ascii="Times New Roman" w:hAnsi="Times New Roman" w:cs="Times New Roman"/>
          </w:rPr>
          <w:t xml:space="preserve">the use of 2D image makes </w:t>
        </w:r>
      </w:ins>
      <w:r w:rsidRPr="006F4D97">
        <w:rPr>
          <w:rFonts w:ascii="Times New Roman" w:hAnsi="Times New Roman" w:cs="Times New Roman"/>
        </w:rPr>
        <w:t xml:space="preserve">it </w:t>
      </w:r>
      <w:del w:id="177" w:author="Fadel Ewusi kofi Adoe" w:date="2014-05-21T12:19:00Z">
        <w:r w:rsidRPr="006F4D97" w:rsidDel="00B6140A">
          <w:rPr>
            <w:rFonts w:ascii="Times New Roman" w:hAnsi="Times New Roman" w:cs="Times New Roman"/>
          </w:rPr>
          <w:delText xml:space="preserve">is </w:delText>
        </w:r>
      </w:del>
      <w:r w:rsidRPr="006F4D97">
        <w:rPr>
          <w:rFonts w:ascii="Times New Roman" w:hAnsi="Times New Roman" w:cs="Times New Roman"/>
        </w:rPr>
        <w:t xml:space="preserve">impossible to approach </w:t>
      </w:r>
      <w:del w:id="178" w:author="Fadel Ewusi kofi Adoe" w:date="2014-05-21T12:20:00Z">
        <w:r w:rsidRPr="006F4D97" w:rsidDel="00B6140A">
          <w:rPr>
            <w:rFonts w:ascii="Times New Roman" w:hAnsi="Times New Roman" w:cs="Times New Roman"/>
          </w:rPr>
          <w:delText>to</w:delText>
        </w:r>
      </w:del>
      <w:r w:rsidRPr="006F4D97">
        <w:rPr>
          <w:rFonts w:ascii="Times New Roman" w:hAnsi="Times New Roman" w:cs="Times New Roman"/>
        </w:rPr>
        <w:t xml:space="preserve"> the right angle that</w:t>
      </w:r>
      <w:ins w:id="179" w:author="Fadel Ewusi kofi Adoe" w:date="2014-05-21T12:20:00Z">
        <w:r w:rsidR="00B6140A">
          <w:rPr>
            <w:rFonts w:ascii="Times New Roman" w:hAnsi="Times New Roman" w:cs="Times New Roman"/>
          </w:rPr>
          <w:t xml:space="preserve"> a</w:t>
        </w:r>
      </w:ins>
      <w:r w:rsidRPr="006F4D97">
        <w:rPr>
          <w:rFonts w:ascii="Times New Roman" w:hAnsi="Times New Roman" w:cs="Times New Roman"/>
        </w:rPr>
        <w:t xml:space="preserve"> surgeon </w:t>
      </w:r>
      <w:r>
        <w:rPr>
          <w:rFonts w:ascii="Times New Roman" w:hAnsi="Times New Roman" w:cs="Times New Roman" w:hint="eastAsia"/>
        </w:rPr>
        <w:t xml:space="preserve">needs </w:t>
      </w:r>
      <w:del w:id="180" w:author="Fadel Ewusi kofi Adoe" w:date="2014-05-21T12:21:00Z">
        <w:r w:rsidRPr="006F4D97" w:rsidDel="00B6140A">
          <w:rPr>
            <w:rFonts w:ascii="Times New Roman" w:hAnsi="Times New Roman" w:cs="Times New Roman"/>
          </w:rPr>
          <w:delText>to get in the</w:delText>
        </w:r>
      </w:del>
      <w:ins w:id="181" w:author="Fadel Ewusi kofi Adoe" w:date="2014-05-21T12:21:00Z">
        <w:r w:rsidR="00B6140A">
          <w:rPr>
            <w:rFonts w:ascii="Times New Roman" w:hAnsi="Times New Roman" w:cs="Times New Roman"/>
          </w:rPr>
          <w:t>during an</w:t>
        </w:r>
      </w:ins>
      <w:r w:rsidRPr="006F4D97">
        <w:rPr>
          <w:rFonts w:ascii="Times New Roman" w:hAnsi="Times New Roman" w:cs="Times New Roman"/>
        </w:rPr>
        <w:t xml:space="preserve"> operation</w:t>
      </w:r>
      <w:ins w:id="182" w:author="Fadel Ewusi kofi Adoe" w:date="2014-05-21T12:21:00Z">
        <w:r w:rsidR="00B6140A">
          <w:rPr>
            <w:rFonts w:ascii="Times New Roman" w:hAnsi="Times New Roman" w:cs="Times New Roman"/>
          </w:rPr>
          <w:t>.</w:t>
        </w:r>
      </w:ins>
      <w:del w:id="183" w:author="Fadel Ewusi kofi Adoe" w:date="2014-05-21T12:21:00Z">
        <w:r w:rsidDel="00B6140A">
          <w:rPr>
            <w:rFonts w:ascii="Times New Roman" w:hAnsi="Times New Roman" w:cs="Times New Roman" w:hint="eastAsia"/>
          </w:rPr>
          <w:delText xml:space="preserve">, </w:delText>
        </w:r>
        <w:r w:rsidRPr="006F4D97" w:rsidDel="00B6140A">
          <w:rPr>
            <w:rFonts w:ascii="Times New Roman" w:hAnsi="Times New Roman" w:cs="Times New Roman"/>
          </w:rPr>
          <w:delText xml:space="preserve">only </w:delText>
        </w:r>
        <w:r w:rsidDel="00B6140A">
          <w:rPr>
            <w:rFonts w:ascii="Times New Roman" w:hAnsi="Times New Roman" w:cs="Times New Roman" w:hint="eastAsia"/>
          </w:rPr>
          <w:delText xml:space="preserve">by </w:delText>
        </w:r>
        <w:r w:rsidRPr="006F4D97" w:rsidDel="00B6140A">
          <w:rPr>
            <w:rFonts w:ascii="Times New Roman" w:hAnsi="Times New Roman" w:cs="Times New Roman"/>
          </w:rPr>
          <w:delText>using the 2D image</w:delText>
        </w:r>
      </w:del>
      <w:r w:rsidRPr="006F4D97">
        <w:rPr>
          <w:rFonts w:ascii="Times New Roman" w:hAnsi="Times New Roman" w:cs="Times New Roman"/>
        </w:rPr>
        <w:t>. As the human body is a 3</w:t>
      </w:r>
      <w:ins w:id="184" w:author="Fadel Ewusi kofi Adoe" w:date="2014-05-21T12:16:00Z">
        <w:r w:rsidR="00AD0449">
          <w:rPr>
            <w:rFonts w:ascii="Times New Roman" w:hAnsi="Times New Roman" w:cs="Times New Roman"/>
          </w:rPr>
          <w:t>D</w:t>
        </w:r>
      </w:ins>
      <w:r w:rsidRPr="006F4D97">
        <w:rPr>
          <w:rFonts w:ascii="Times New Roman" w:hAnsi="Times New Roman" w:cs="Times New Roman"/>
        </w:rPr>
        <w:t xml:space="preserve"> </w:t>
      </w:r>
      <w:commentRangeStart w:id="185"/>
      <w:del w:id="186" w:author="Fadel Ewusi kofi Adoe" w:date="2014-05-21T12:16:00Z">
        <w:r w:rsidRPr="006F4D97" w:rsidDel="00AD0449">
          <w:rPr>
            <w:rFonts w:ascii="Times New Roman" w:hAnsi="Times New Roman" w:cs="Times New Roman"/>
          </w:rPr>
          <w:delText>dimensional</w:delText>
        </w:r>
      </w:del>
      <w:commentRangeEnd w:id="185"/>
      <w:r w:rsidR="00AD0449">
        <w:rPr>
          <w:rStyle w:val="CommentReference"/>
        </w:rPr>
        <w:commentReference w:id="185"/>
      </w:r>
      <w:r w:rsidRPr="006F4D97">
        <w:rPr>
          <w:rFonts w:ascii="Times New Roman" w:hAnsi="Times New Roman" w:cs="Times New Roman"/>
        </w:rPr>
        <w:t xml:space="preserve"> structure, </w:t>
      </w:r>
      <w:r>
        <w:rPr>
          <w:rFonts w:ascii="Times New Roman" w:hAnsi="Times New Roman" w:cs="Times New Roman" w:hint="eastAsia"/>
        </w:rPr>
        <w:t xml:space="preserve">there are </w:t>
      </w:r>
      <w:r w:rsidRPr="006F4D97">
        <w:rPr>
          <w:rFonts w:ascii="Times New Roman" w:hAnsi="Times New Roman" w:cs="Times New Roman"/>
        </w:rPr>
        <w:t>planes and angles</w:t>
      </w:r>
      <w:r>
        <w:rPr>
          <w:rFonts w:ascii="Times New Roman" w:hAnsi="Times New Roman" w:cs="Times New Roman" w:hint="eastAsia"/>
        </w:rPr>
        <w:t xml:space="preserve"> that visually </w:t>
      </w:r>
      <w:r w:rsidRPr="006F4D97">
        <w:rPr>
          <w:rFonts w:ascii="Times New Roman" w:hAnsi="Times New Roman" w:cs="Times New Roman"/>
        </w:rPr>
        <w:t>overlapped</w:t>
      </w:r>
      <w:r>
        <w:rPr>
          <w:rFonts w:ascii="Times New Roman" w:hAnsi="Times New Roman" w:cs="Times New Roman" w:hint="eastAsia"/>
        </w:rPr>
        <w:t xml:space="preserve"> during operation</w:t>
      </w:r>
      <w:r>
        <w:rPr>
          <w:rFonts w:ascii="Times New Roman" w:hAnsi="Times New Roman" w:cs="Times New Roman"/>
        </w:rPr>
        <w:t xml:space="preserve">. Therefore, it is </w:t>
      </w:r>
      <w:r>
        <w:rPr>
          <w:rFonts w:ascii="Times New Roman" w:hAnsi="Times New Roman" w:cs="Times New Roman" w:hint="eastAsia"/>
        </w:rPr>
        <w:t>more useful</w:t>
      </w:r>
      <w:r w:rsidRPr="006F4D97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 w:hint="eastAsia"/>
        </w:rPr>
        <w:t>handle</w:t>
      </w:r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a </w:t>
      </w:r>
      <w:r w:rsidRPr="006F4D9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D</w:t>
      </w:r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model directly</w:t>
      </w:r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than </w:t>
      </w:r>
      <w:r>
        <w:rPr>
          <w:rFonts w:ascii="Times New Roman" w:hAnsi="Times New Roman" w:cs="Times New Roman"/>
        </w:rPr>
        <w:t>referring</w:t>
      </w:r>
      <w:r>
        <w:rPr>
          <w:rFonts w:ascii="Times New Roman" w:hAnsi="Times New Roman" w:cs="Times New Roman" w:hint="eastAsia"/>
        </w:rPr>
        <w:t xml:space="preserve"> </w:t>
      </w:r>
      <w:ins w:id="187" w:author="Fadel Ewusi kofi Adoe" w:date="2014-05-21T12:18:00Z">
        <w:r w:rsidR="00AD0449">
          <w:rPr>
            <w:rFonts w:ascii="Times New Roman" w:hAnsi="Times New Roman" w:cs="Times New Roman"/>
          </w:rPr>
          <w:t xml:space="preserve">to </w:t>
        </w:r>
      </w:ins>
      <w:r>
        <w:rPr>
          <w:rFonts w:ascii="Times New Roman" w:hAnsi="Times New Roman" w:cs="Times New Roman" w:hint="eastAsia"/>
        </w:rPr>
        <w:t xml:space="preserve">only 2D images </w:t>
      </w:r>
      <w:r w:rsidRPr="006F4D97">
        <w:rPr>
          <w:rFonts w:ascii="Times New Roman" w:hAnsi="Times New Roman" w:cs="Times New Roman"/>
        </w:rPr>
        <w:t>in operative field.</w:t>
      </w:r>
    </w:p>
    <w:p w14:paraId="1E4C52EE" w14:textId="77777777" w:rsidR="00B97AA3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  <w:b/>
        </w:rPr>
      </w:pPr>
    </w:p>
    <w:p w14:paraId="71163C2A" w14:textId="77777777" w:rsidR="00B97AA3" w:rsidRPr="004E3A3B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  <w:b/>
        </w:rPr>
      </w:pPr>
      <w:r w:rsidRPr="004E3A3B">
        <w:rPr>
          <w:rFonts w:ascii="Times New Roman" w:hAnsi="Times New Roman" w:cs="Times New Roman" w:hint="eastAsia"/>
          <w:b/>
        </w:rPr>
        <w:t>Results</w:t>
      </w:r>
    </w:p>
    <w:p w14:paraId="7D0F10F0" w14:textId="2C5A3AB6" w:rsidR="00B97AA3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This</w:t>
      </w:r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entire process from making a 3D object to using it on iPad was as follows. A</w:t>
      </w:r>
      <w:r w:rsidRPr="006F4D97">
        <w:rPr>
          <w:rFonts w:ascii="Times New Roman" w:hAnsi="Times New Roman" w:cs="Times New Roman"/>
        </w:rPr>
        <w:t xml:space="preserve"> 3D object </w:t>
      </w:r>
      <w:r>
        <w:rPr>
          <w:rFonts w:ascii="Times New Roman" w:hAnsi="Times New Roman" w:cs="Times New Roman" w:hint="eastAsia"/>
        </w:rPr>
        <w:t xml:space="preserve">was </w:t>
      </w:r>
      <w:r w:rsidRPr="006F4D97">
        <w:rPr>
          <w:rFonts w:ascii="Times New Roman" w:hAnsi="Times New Roman" w:cs="Times New Roman"/>
        </w:rPr>
        <w:t xml:space="preserve">made based on CT images through </w:t>
      </w:r>
      <w:r>
        <w:rPr>
          <w:rFonts w:ascii="Times New Roman" w:hAnsi="Times New Roman" w:cs="Times New Roman" w:hint="eastAsia"/>
        </w:rPr>
        <w:t xml:space="preserve">a </w:t>
      </w:r>
      <w:r w:rsidRPr="006F4D97">
        <w:rPr>
          <w:rFonts w:ascii="Times New Roman" w:hAnsi="Times New Roman" w:cs="Times New Roman"/>
        </w:rPr>
        <w:t>3D reconstructing program in Windows Workstation</w:t>
      </w:r>
      <w:r>
        <w:rPr>
          <w:rFonts w:ascii="Times New Roman" w:hAnsi="Times New Roman" w:cs="Times New Roman" w:hint="eastAsia"/>
        </w:rPr>
        <w:t>, and was exported</w:t>
      </w:r>
      <w:r w:rsidRPr="006F4D97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 w:hint="eastAsia"/>
        </w:rPr>
        <w:t xml:space="preserve">a </w:t>
      </w:r>
      <w:r w:rsidRPr="006F4D97">
        <w:rPr>
          <w:rFonts w:ascii="Times New Roman" w:hAnsi="Times New Roman" w:cs="Times New Roman"/>
        </w:rPr>
        <w:t xml:space="preserve">conventional 3D file format. </w:t>
      </w:r>
      <w:commentRangeStart w:id="188"/>
      <w:r>
        <w:rPr>
          <w:rFonts w:ascii="Times New Roman" w:hAnsi="Times New Roman" w:cs="Times New Roman" w:hint="eastAsia"/>
        </w:rPr>
        <w:t>The 3D object was then worked by a 3D viewing application on iPad as zooming, flipping, and rotating with fingers.</w:t>
      </w:r>
      <w:commentRangeEnd w:id="188"/>
      <w:r w:rsidR="00B6140A">
        <w:rPr>
          <w:rStyle w:val="CommentReference"/>
        </w:rPr>
        <w:commentReference w:id="188"/>
      </w:r>
    </w:p>
    <w:p w14:paraId="4609C6CA" w14:textId="75E9C2CA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</w:rPr>
        <w:t>Of all the FDA (U.S Food and Drug administration) approved medical 3D programs, the Able software’s ‘3D-DOCTOR’</w:t>
      </w:r>
      <w:r>
        <w:rPr>
          <w:rStyle w:val="FootnoteReference"/>
          <w:rFonts w:ascii="Times New Roman" w:hAnsi="Times New Roman" w:cs="Times New Roman"/>
        </w:rPr>
        <w:footnoteReference w:id="5"/>
      </w:r>
      <w:r w:rsidRPr="006F4D97">
        <w:rPr>
          <w:rFonts w:ascii="Times New Roman" w:hAnsi="Times New Roman" w:cs="Times New Roman"/>
        </w:rPr>
        <w:t xml:space="preserve"> is the only </w:t>
      </w:r>
      <w:del w:id="189" w:author="Fadel Ewusi kofi Adoe" w:date="2014-05-21T12:33:00Z">
        <w:r w:rsidRPr="006F4D97" w:rsidDel="00103CDB">
          <w:rPr>
            <w:rFonts w:ascii="Times New Roman" w:hAnsi="Times New Roman" w:cs="Times New Roman"/>
          </w:rPr>
          <w:delText xml:space="preserve">one </w:delText>
        </w:r>
      </w:del>
      <w:r w:rsidRPr="006F4D97">
        <w:rPr>
          <w:rFonts w:ascii="Times New Roman" w:hAnsi="Times New Roman" w:cs="Times New Roman"/>
        </w:rPr>
        <w:t>program that supports external exporting of 3D object.</w:t>
      </w:r>
      <w:r>
        <w:rPr>
          <w:rFonts w:ascii="Times New Roman" w:hAnsi="Times New Roman" w:cs="Times New Roman" w:hint="eastAsia"/>
        </w:rPr>
        <w:t xml:space="preserve"> In the step of 3D reconstructing, a </w:t>
      </w:r>
      <w:r w:rsidRPr="006F4D97">
        <w:rPr>
          <w:rFonts w:ascii="Times New Roman" w:hAnsi="Times New Roman" w:cs="Times New Roman"/>
        </w:rPr>
        <w:t xml:space="preserve">3D-DOCTOR </w:t>
      </w:r>
      <w:r>
        <w:rPr>
          <w:rFonts w:ascii="Times New Roman" w:hAnsi="Times New Roman" w:cs="Times New Roman" w:hint="eastAsia"/>
        </w:rPr>
        <w:t>makes</w:t>
      </w:r>
      <w:r w:rsidRPr="006F4D97">
        <w:rPr>
          <w:rFonts w:ascii="Times New Roman" w:hAnsi="Times New Roman" w:cs="Times New Roman"/>
        </w:rPr>
        <w:t xml:space="preserve"> a 3D object based on RAW DICOM images 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CT, MRI, and PET CT</w:t>
      </w:r>
      <w:r>
        <w:rPr>
          <w:rFonts w:ascii="Times New Roman" w:hAnsi="Times New Roman" w:cs="Times New Roman" w:hint="eastAsia"/>
        </w:rPr>
        <w:t xml:space="preserve">) </w:t>
      </w:r>
      <w:del w:id="190" w:author="Fadel Ewusi kofi Adoe" w:date="2014-05-21T12:36:00Z">
        <w:r w:rsidDel="00103CDB">
          <w:rPr>
            <w:rFonts w:ascii="Times New Roman" w:hAnsi="Times New Roman" w:cs="Times New Roman" w:hint="eastAsia"/>
          </w:rPr>
          <w:delText>l</w:delText>
        </w:r>
        <w:r w:rsidRPr="006F4D97" w:rsidDel="00103CDB">
          <w:rPr>
            <w:rFonts w:ascii="Times New Roman" w:hAnsi="Times New Roman" w:cs="Times New Roman"/>
          </w:rPr>
          <w:delText xml:space="preserve">ike </w:delText>
        </w:r>
      </w:del>
      <w:ins w:id="191" w:author="Fadel Ewusi kofi Adoe" w:date="2014-05-21T12:36:00Z">
        <w:r w:rsidR="00103CDB">
          <w:rPr>
            <w:rFonts w:ascii="Times New Roman" w:hAnsi="Times New Roman" w:cs="Times New Roman"/>
          </w:rPr>
          <w:t>similar to</w:t>
        </w:r>
      </w:ins>
      <w:del w:id="192" w:author="Fadel Ewusi kofi Adoe" w:date="2014-05-21T12:36:00Z">
        <w:r w:rsidRPr="006F4D97" w:rsidDel="00103CDB">
          <w:rPr>
            <w:rFonts w:ascii="Times New Roman" w:hAnsi="Times New Roman" w:cs="Times New Roman"/>
          </w:rPr>
          <w:delText>the</w:delText>
        </w:r>
      </w:del>
      <w:r w:rsidRPr="006F4D97">
        <w:rPr>
          <w:rFonts w:ascii="Times New Roman" w:hAnsi="Times New Roman" w:cs="Times New Roman"/>
        </w:rPr>
        <w:t xml:space="preserve"> other Me</w:t>
      </w:r>
      <w:r>
        <w:rPr>
          <w:rFonts w:ascii="Times New Roman" w:hAnsi="Times New Roman" w:cs="Times New Roman"/>
        </w:rPr>
        <w:t>dical 3D reconstructing program</w:t>
      </w:r>
      <w:ins w:id="193" w:author="Fadel Ewusi kofi Adoe" w:date="2014-05-21T12:36:00Z">
        <w:r w:rsidR="00103CDB">
          <w:rPr>
            <w:rFonts w:ascii="Times New Roman" w:hAnsi="Times New Roman" w:cs="Times New Roman"/>
          </w:rPr>
          <w:t>s</w:t>
        </w:r>
      </w:ins>
      <w:r>
        <w:rPr>
          <w:rFonts w:ascii="Times New Roman" w:hAnsi="Times New Roman" w:cs="Times New Roman" w:hint="eastAsia"/>
        </w:rPr>
        <w:t>.</w:t>
      </w:r>
    </w:p>
    <w:p w14:paraId="001C1A1D" w14:textId="23E2B2C7" w:rsidR="00B97AA3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commentRangeStart w:id="194"/>
      <w:r>
        <w:rPr>
          <w:rFonts w:ascii="Times New Roman" w:hAnsi="Times New Roman" w:cs="Times New Roman" w:hint="eastAsia"/>
        </w:rPr>
        <w:t>A</w:t>
      </w:r>
      <w:r w:rsidRPr="006F4D97">
        <w:rPr>
          <w:rFonts w:ascii="Times New Roman" w:hAnsi="Times New Roman" w:cs="Times New Roman"/>
        </w:rPr>
        <w:t xml:space="preserve"> range based on HU (Housefield Unit) r</w:t>
      </w:r>
      <w:r>
        <w:rPr>
          <w:rFonts w:ascii="Times New Roman" w:hAnsi="Times New Roman" w:cs="Times New Roman"/>
        </w:rPr>
        <w:t>adio-density in one or several section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 xml:space="preserve"> </w:t>
      </w:r>
      <w:r w:rsidRPr="006F4D97">
        <w:rPr>
          <w:rFonts w:ascii="Times New Roman" w:hAnsi="Times New Roman" w:cs="Times New Roman"/>
        </w:rPr>
        <w:t>cut</w:t>
      </w:r>
      <w:r>
        <w:rPr>
          <w:rFonts w:ascii="Times New Roman" w:hAnsi="Times New Roman" w:cs="Times New Roman" w:hint="eastAsia"/>
        </w:rPr>
        <w:t xml:space="preserve"> of a CT scan can be selected</w:t>
      </w:r>
      <w:r>
        <w:rPr>
          <w:rFonts w:ascii="Times New Roman" w:hAnsi="Times New Roman" w:cs="Times New Roman"/>
        </w:rPr>
        <w:t xml:space="preserve"> and appl</w:t>
      </w:r>
      <w:r>
        <w:rPr>
          <w:rFonts w:ascii="Times New Roman" w:hAnsi="Times New Roman" w:cs="Times New Roman" w:hint="eastAsia"/>
        </w:rPr>
        <w:t xml:space="preserve">ied </w:t>
      </w:r>
      <w:r w:rsidRPr="006F4D97">
        <w:rPr>
          <w:rFonts w:ascii="Times New Roman" w:hAnsi="Times New Roman" w:cs="Times New Roman"/>
        </w:rPr>
        <w:t xml:space="preserve">to the whole </w:t>
      </w:r>
      <w:r>
        <w:rPr>
          <w:rFonts w:ascii="Times New Roman" w:hAnsi="Times New Roman" w:cs="Times New Roman" w:hint="eastAsia"/>
        </w:rPr>
        <w:t>sections</w:t>
      </w:r>
      <w:commentRangeEnd w:id="194"/>
      <w:r w:rsidR="00852488">
        <w:rPr>
          <w:rStyle w:val="CommentReference"/>
        </w:rPr>
        <w:commentReference w:id="194"/>
      </w:r>
      <w:r w:rsidRPr="006F4D97">
        <w:rPr>
          <w:rFonts w:ascii="Times New Roman" w:hAnsi="Times New Roman" w:cs="Times New Roman"/>
        </w:rPr>
        <w:t xml:space="preserve">. After that, a 3D object </w:t>
      </w:r>
      <w:r>
        <w:rPr>
          <w:rFonts w:ascii="Times New Roman" w:hAnsi="Times New Roman" w:cs="Times New Roman" w:hint="eastAsia"/>
        </w:rPr>
        <w:t xml:space="preserve">is built </w:t>
      </w:r>
      <w:r w:rsidRPr="006F4D97">
        <w:rPr>
          <w:rFonts w:ascii="Times New Roman" w:hAnsi="Times New Roman" w:cs="Times New Roman"/>
        </w:rPr>
        <w:t>using a volume or surface rendering method.</w:t>
      </w:r>
      <w:r>
        <w:rPr>
          <w:rFonts w:ascii="Times New Roman" w:hAnsi="Times New Roman" w:cs="Times New Roman" w:hint="eastAsia"/>
        </w:rPr>
        <w:t xml:space="preserve"> </w:t>
      </w:r>
      <w:ins w:id="195" w:author="Fadel Ewusi kofi Adoe" w:date="2014-05-21T12:37:00Z">
        <w:r w:rsidR="00103CDB">
          <w:rPr>
            <w:rFonts w:ascii="Times New Roman" w:hAnsi="Times New Roman" w:cs="Times New Roman"/>
          </w:rPr>
          <w:t xml:space="preserve">Note that </w:t>
        </w:r>
      </w:ins>
      <w:r>
        <w:rPr>
          <w:rFonts w:ascii="Times New Roman" w:hAnsi="Times New Roman" w:cs="Times New Roman" w:hint="eastAsia"/>
        </w:rPr>
        <w:t xml:space="preserve">ROI </w:t>
      </w:r>
      <w:r w:rsidRPr="006F4D97">
        <w:rPr>
          <w:rFonts w:ascii="Times New Roman" w:hAnsi="Times New Roman" w:cs="Times New Roman"/>
        </w:rPr>
        <w:t xml:space="preserve">(Region of Interest) function </w:t>
      </w:r>
      <w:r>
        <w:rPr>
          <w:rFonts w:ascii="Times New Roman" w:hAnsi="Times New Roman" w:cs="Times New Roman" w:hint="eastAsia"/>
        </w:rPr>
        <w:t xml:space="preserve">could also be used for </w:t>
      </w:r>
      <w:r w:rsidRPr="006F4D97">
        <w:rPr>
          <w:rFonts w:ascii="Times New Roman" w:hAnsi="Times New Roman" w:cs="Times New Roman"/>
        </w:rPr>
        <w:t>manual</w:t>
      </w:r>
      <w:r>
        <w:rPr>
          <w:rFonts w:ascii="Times New Roman" w:hAnsi="Times New Roman" w:cs="Times New Roman" w:hint="eastAsia"/>
        </w:rPr>
        <w:t xml:space="preserve"> correction</w:t>
      </w:r>
      <w:r w:rsidRPr="006F4D97">
        <w:rPr>
          <w:rFonts w:ascii="Times New Roman" w:hAnsi="Times New Roman" w:cs="Times New Roman"/>
        </w:rPr>
        <w:t>.</w:t>
      </w:r>
    </w:p>
    <w:p w14:paraId="51227F22" w14:textId="77777777" w:rsidR="00B97AA3" w:rsidRPr="00AD657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  <w:b/>
        </w:rPr>
      </w:pPr>
      <w:r w:rsidRPr="00AD6577">
        <w:rPr>
          <w:rFonts w:ascii="Times New Roman" w:hAnsi="Times New Roman" w:cs="Times New Roman" w:hint="eastAsia"/>
          <w:b/>
        </w:rPr>
        <w:t>(Fig. 1. 3D reconstruction with 3D-DOCTOR)</w:t>
      </w:r>
    </w:p>
    <w:p w14:paraId="337428D3" w14:textId="284616A8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</w:rPr>
        <w:t xml:space="preserve">A 3D-DOCTOR supports a variety of 3D file formats. ‘.3ds’ is </w:t>
      </w:r>
      <w:r>
        <w:rPr>
          <w:rFonts w:ascii="Times New Roman" w:hAnsi="Times New Roman" w:cs="Times New Roman" w:hint="eastAsia"/>
        </w:rPr>
        <w:t xml:space="preserve">the </w:t>
      </w:r>
      <w:r w:rsidRPr="006F4D97">
        <w:rPr>
          <w:rFonts w:ascii="Times New Roman" w:hAnsi="Times New Roman" w:cs="Times New Roman"/>
        </w:rPr>
        <w:t xml:space="preserve">most famous and </w:t>
      </w:r>
      <w:r>
        <w:rPr>
          <w:rFonts w:ascii="Times New Roman" w:hAnsi="Times New Roman" w:cs="Times New Roman" w:hint="eastAsia"/>
        </w:rPr>
        <w:t>useful format</w:t>
      </w:r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of Autodesk</w:t>
      </w:r>
      <w:r w:rsidRPr="006F4D97">
        <w:rPr>
          <w:rFonts w:ascii="Times New Roman" w:hAnsi="Times New Roman" w:cs="Times New Roman"/>
        </w:rPr>
        <w:t xml:space="preserve"> 3D</w:t>
      </w:r>
      <w:r>
        <w:rPr>
          <w:rFonts w:ascii="Times New Roman" w:hAnsi="Times New Roman" w:cs="Times New Roman" w:hint="eastAsia"/>
        </w:rPr>
        <w:t>s</w:t>
      </w:r>
      <w:r w:rsidRPr="006F4D97">
        <w:rPr>
          <w:rFonts w:ascii="Times New Roman" w:hAnsi="Times New Roman" w:cs="Times New Roman"/>
        </w:rPr>
        <w:t xml:space="preserve"> Max</w:t>
      </w:r>
      <w:ins w:id="196" w:author="Fadel Ewusi kofi Adoe" w:date="2014-05-21T12:42:00Z">
        <w:r w:rsidR="00852488">
          <w:rPr>
            <w:rFonts w:ascii="Times New Roman" w:hAnsi="Times New Roman" w:cs="Times New Roman"/>
          </w:rPr>
          <w:t>,</w:t>
        </w:r>
      </w:ins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and it has merits of short loading time</w:t>
      </w:r>
      <w:r w:rsidRPr="006F4D97">
        <w:rPr>
          <w:rFonts w:ascii="Times New Roman" w:hAnsi="Times New Roman" w:cs="Times New Roman"/>
        </w:rPr>
        <w:t xml:space="preserve"> and a small file size. </w:t>
      </w:r>
      <w:ins w:id="197" w:author="Fadel Ewusi kofi Adoe" w:date="2014-05-21T12:43:00Z">
        <w:r w:rsidR="00852488">
          <w:rPr>
            <w:rFonts w:ascii="Times New Roman" w:hAnsi="Times New Roman" w:cs="Times New Roman"/>
          </w:rPr>
          <w:t xml:space="preserve">Additionally, </w:t>
        </w:r>
      </w:ins>
      <w:del w:id="198" w:author="Fadel Ewusi kofi Adoe" w:date="2014-05-21T12:43:00Z">
        <w:r w:rsidRPr="006F4D97" w:rsidDel="00852488">
          <w:rPr>
            <w:rFonts w:ascii="Times New Roman" w:hAnsi="Times New Roman" w:cs="Times New Roman"/>
          </w:rPr>
          <w:delText>Most of all,</w:delText>
        </w:r>
      </w:del>
      <w:r w:rsidRPr="006F4D97">
        <w:rPr>
          <w:rFonts w:ascii="Times New Roman" w:hAnsi="Times New Roman" w:cs="Times New Roman"/>
        </w:rPr>
        <w:t xml:space="preserve"> almost</w:t>
      </w:r>
      <w:ins w:id="199" w:author="Fadel Ewusi kofi Adoe" w:date="2014-05-21T12:43:00Z">
        <w:r w:rsidR="00852488">
          <w:rPr>
            <w:rFonts w:ascii="Times New Roman" w:hAnsi="Times New Roman" w:cs="Times New Roman"/>
          </w:rPr>
          <w:t xml:space="preserve"> all</w:t>
        </w:r>
      </w:ins>
      <w:r w:rsidRPr="006F4D97">
        <w:rPr>
          <w:rFonts w:ascii="Times New Roman" w:hAnsi="Times New Roman" w:cs="Times New Roman"/>
        </w:rPr>
        <w:t xml:space="preserve"> industrial 3D programs support this format. </w:t>
      </w:r>
    </w:p>
    <w:p w14:paraId="0A4EF6FB" w14:textId="77777777" w:rsidR="00B97AA3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</w:rPr>
        <w:t>3DVIA Web</w:t>
      </w:r>
      <w:r>
        <w:rPr>
          <w:rStyle w:val="FootnoteReference"/>
          <w:rFonts w:ascii="Times New Roman" w:hAnsi="Times New Roman" w:cs="Times New Roman"/>
        </w:rPr>
        <w:footnoteReference w:id="6"/>
      </w:r>
      <w:r w:rsidRPr="006F4D97">
        <w:rPr>
          <w:rFonts w:ascii="Times New Roman" w:hAnsi="Times New Roman" w:cs="Times New Roman"/>
        </w:rPr>
        <w:t xml:space="preserve"> and App</w:t>
      </w:r>
      <w:r>
        <w:rPr>
          <w:rFonts w:ascii="Times New Roman" w:hAnsi="Times New Roman" w:cs="Times New Roman" w:hint="eastAsia"/>
        </w:rPr>
        <w:t>lication (app)</w:t>
      </w:r>
      <w:r w:rsidRPr="006F4D97">
        <w:rPr>
          <w:rFonts w:ascii="Times New Roman" w:hAnsi="Times New Roman" w:cs="Times New Roman"/>
        </w:rPr>
        <w:t xml:space="preserve"> solution</w:t>
      </w:r>
      <w:r>
        <w:rPr>
          <w:rStyle w:val="FootnoteReference"/>
          <w:rFonts w:ascii="Times New Roman" w:hAnsi="Times New Roman" w:cs="Times New Roman"/>
        </w:rPr>
        <w:footnoteReference w:id="7"/>
      </w:r>
      <w:r w:rsidRPr="006F4D97">
        <w:rPr>
          <w:rFonts w:ascii="Times New Roman" w:hAnsi="Times New Roman" w:cs="Times New Roman"/>
        </w:rPr>
        <w:t xml:space="preserve"> of DASSAULT SYSTEMES was used for sending and using ‘.3ds’ files on an iPad. It can be used after registering on their Web site and upload</w:t>
      </w:r>
      <w:r>
        <w:rPr>
          <w:rFonts w:ascii="Times New Roman" w:hAnsi="Times New Roman" w:cs="Times New Roman" w:hint="eastAsia"/>
        </w:rPr>
        <w:t>ing</w:t>
      </w:r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 w:hint="eastAsia"/>
        </w:rPr>
        <w:t>.3ds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 </w:t>
      </w:r>
      <w:r w:rsidRPr="006F4D97">
        <w:rPr>
          <w:rFonts w:ascii="Times New Roman" w:hAnsi="Times New Roman" w:cs="Times New Roman"/>
        </w:rPr>
        <w:t>file</w:t>
      </w:r>
      <w:r>
        <w:rPr>
          <w:rFonts w:ascii="Times New Roman" w:hAnsi="Times New Roman" w:cs="Times New Roman" w:hint="eastAsia"/>
        </w:rPr>
        <w:t>s</w:t>
      </w:r>
      <w:r w:rsidRPr="006F4D97"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 w:hint="eastAsia"/>
        </w:rPr>
        <w:t>personal</w:t>
      </w:r>
      <w:r w:rsidRPr="006F4D97">
        <w:rPr>
          <w:rFonts w:ascii="Times New Roman" w:hAnsi="Times New Roman" w:cs="Times New Roman"/>
        </w:rPr>
        <w:t xml:space="preserve"> account</w:t>
      </w:r>
      <w:r>
        <w:rPr>
          <w:rFonts w:ascii="Times New Roman" w:hAnsi="Times New Roman" w:cs="Times New Roman" w:hint="eastAsia"/>
        </w:rPr>
        <w:t xml:space="preserve"> is available</w:t>
      </w:r>
      <w:r w:rsidRPr="006F4D97">
        <w:rPr>
          <w:rFonts w:ascii="Times New Roman" w:hAnsi="Times New Roman" w:cs="Times New Roman"/>
        </w:rPr>
        <w:t>.</w:t>
      </w:r>
    </w:p>
    <w:p w14:paraId="1265A3DF" w14:textId="77777777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(</w:t>
      </w:r>
      <w:r w:rsidRPr="00AD6577">
        <w:rPr>
          <w:rFonts w:ascii="Times New Roman" w:hAnsi="Times New Roman" w:cs="Times New Roman" w:hint="eastAsia"/>
          <w:b/>
        </w:rPr>
        <w:t>Fig. 2. 3D models uploaded in account of 3DVIA website</w:t>
      </w:r>
      <w:r>
        <w:rPr>
          <w:rFonts w:ascii="Times New Roman" w:hAnsi="Times New Roman" w:cs="Times New Roman" w:hint="eastAsia"/>
        </w:rPr>
        <w:t>)</w:t>
      </w:r>
    </w:p>
    <w:p w14:paraId="604C6DB0" w14:textId="77777777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</w:rPr>
        <w:t xml:space="preserve">After uploading, </w:t>
      </w:r>
      <w:r>
        <w:rPr>
          <w:rFonts w:ascii="Times New Roman" w:hAnsi="Times New Roman" w:cs="Times New Roman" w:hint="eastAsia"/>
        </w:rPr>
        <w:t xml:space="preserve">one </w:t>
      </w:r>
      <w:r w:rsidRPr="006F4D97">
        <w:rPr>
          <w:rFonts w:ascii="Times New Roman" w:hAnsi="Times New Roman" w:cs="Times New Roman"/>
        </w:rPr>
        <w:t>can handle it with 3DVIA Mobile HD app on an iPad.</w:t>
      </w:r>
    </w:p>
    <w:p w14:paraId="6F18E44F" w14:textId="77777777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This</w:t>
      </w:r>
      <w:r w:rsidRPr="006F4D97">
        <w:rPr>
          <w:rFonts w:ascii="Times New Roman" w:hAnsi="Times New Roman" w:cs="Times New Roman"/>
        </w:rPr>
        <w:t xml:space="preserve"> app</w:t>
      </w:r>
      <w:r>
        <w:rPr>
          <w:rFonts w:ascii="Times New Roman" w:hAnsi="Times New Roman" w:cs="Times New Roman" w:hint="eastAsia"/>
        </w:rPr>
        <w:t xml:space="preserve"> is a viewer for 3D files, and seeing and touching a 3D models </w:t>
      </w:r>
      <w:r w:rsidRPr="006F4D97">
        <w:rPr>
          <w:rFonts w:ascii="Times New Roman" w:hAnsi="Times New Roman" w:cs="Times New Roman"/>
        </w:rPr>
        <w:t>on iPad by fingers</w:t>
      </w:r>
      <w:r>
        <w:rPr>
          <w:rFonts w:ascii="Times New Roman" w:hAnsi="Times New Roman" w:cs="Times New Roman" w:hint="eastAsia"/>
        </w:rPr>
        <w:t xml:space="preserve"> are possible</w:t>
      </w:r>
      <w:r w:rsidRPr="006F4D9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 w:hint="eastAsia"/>
        </w:rPr>
        <w:t xml:space="preserve">Handling motion </w:t>
      </w:r>
      <w:r>
        <w:rPr>
          <w:rFonts w:ascii="Times New Roman" w:hAnsi="Times New Roman" w:cs="Times New Roman"/>
        </w:rPr>
        <w:t>includes</w:t>
      </w:r>
      <w:r>
        <w:rPr>
          <w:rFonts w:ascii="Times New Roman" w:hAnsi="Times New Roman" w:cs="Times New Roman" w:hint="eastAsia"/>
        </w:rPr>
        <w:t xml:space="preserve"> </w:t>
      </w:r>
      <w:r w:rsidRPr="006F4D97">
        <w:rPr>
          <w:rFonts w:ascii="Times New Roman" w:hAnsi="Times New Roman" w:cs="Times New Roman"/>
        </w:rPr>
        <w:t>zooming, dragging, spinning and rotating</w:t>
      </w:r>
      <w:r>
        <w:rPr>
          <w:rFonts w:ascii="Times New Roman" w:hAnsi="Times New Roman" w:cs="Times New Roman" w:hint="eastAsia"/>
        </w:rPr>
        <w:t xml:space="preserve"> to make an angle that surgeon requires in</w:t>
      </w:r>
      <w:r w:rsidRPr="006F4D97">
        <w:rPr>
          <w:rFonts w:ascii="Times New Roman" w:hAnsi="Times New Roman" w:cs="Times New Roman"/>
        </w:rPr>
        <w:t xml:space="preserve"> the operation.</w:t>
      </w:r>
    </w:p>
    <w:p w14:paraId="28FB8FB4" w14:textId="77777777" w:rsidR="00B97AA3" w:rsidRPr="00DF4AF6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  <w:b/>
        </w:rPr>
      </w:pPr>
      <w:r w:rsidRPr="00DF4AF6">
        <w:rPr>
          <w:rFonts w:ascii="Times New Roman" w:hAnsi="Times New Roman" w:cs="Times New Roman" w:hint="eastAsia"/>
          <w:b/>
        </w:rPr>
        <w:t>(Fig. 3. 3D model in 3DVIA app on iPad; mucocele, abdominal arteries, colon, and bony structure)</w:t>
      </w:r>
    </w:p>
    <w:p w14:paraId="55C4C089" w14:textId="77777777" w:rsidR="00B97AA3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  <w:b/>
        </w:rPr>
      </w:pPr>
      <w:r w:rsidRPr="00DF4AF6">
        <w:rPr>
          <w:rFonts w:ascii="Times New Roman" w:hAnsi="Times New Roman" w:cs="Times New Roman" w:hint="eastAsia"/>
          <w:b/>
        </w:rPr>
        <w:t>(Fig. 4. Direct handling of 3D object on iPad; Practical application in operation)</w:t>
      </w:r>
    </w:p>
    <w:p w14:paraId="781B20EE" w14:textId="77777777" w:rsidR="00B97AA3" w:rsidRPr="00DF4AF6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  <w:b/>
        </w:rPr>
      </w:pPr>
    </w:p>
    <w:p w14:paraId="43CB5082" w14:textId="77777777" w:rsidR="00B97AA3" w:rsidRPr="004E3A3B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Discussion</w:t>
      </w:r>
    </w:p>
    <w:p w14:paraId="69DC636A" w14:textId="02BFF6CD" w:rsidR="00B97AA3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</w:rPr>
        <w:t xml:space="preserve">One of the difficulties </w:t>
      </w:r>
      <w:del w:id="200" w:author="Fadel Ewusi kofi Adoe" w:date="2014-05-21T12:45:00Z">
        <w:r w:rsidRPr="006F4D97" w:rsidDel="00852488">
          <w:rPr>
            <w:rFonts w:ascii="Times New Roman" w:hAnsi="Times New Roman" w:cs="Times New Roman"/>
          </w:rPr>
          <w:delText xml:space="preserve">which could be </w:delText>
        </w:r>
      </w:del>
      <w:r w:rsidRPr="006F4D97">
        <w:rPr>
          <w:rFonts w:ascii="Times New Roman" w:hAnsi="Times New Roman" w:cs="Times New Roman"/>
        </w:rPr>
        <w:t xml:space="preserve">faced </w:t>
      </w:r>
      <w:ins w:id="201" w:author="Fadel Ewusi kofi Adoe" w:date="2014-05-21T12:45:00Z">
        <w:r w:rsidR="00852488">
          <w:rPr>
            <w:rFonts w:ascii="Times New Roman" w:hAnsi="Times New Roman" w:cs="Times New Roman"/>
          </w:rPr>
          <w:t>with</w:t>
        </w:r>
      </w:ins>
      <w:ins w:id="202" w:author="Fadel Ewusi kofi Adoe" w:date="2014-05-21T13:42:00Z">
        <w:r w:rsidR="00875CE1">
          <w:rPr>
            <w:rFonts w:ascii="Times New Roman" w:hAnsi="Times New Roman" w:cs="Times New Roman"/>
          </w:rPr>
          <w:t xml:space="preserve"> </w:t>
        </w:r>
      </w:ins>
      <w:del w:id="203" w:author="Fadel Ewusi kofi Adoe" w:date="2014-05-21T12:45:00Z">
        <w:r w:rsidRPr="006F4D97" w:rsidDel="00852488">
          <w:rPr>
            <w:rFonts w:ascii="Times New Roman" w:hAnsi="Times New Roman" w:cs="Times New Roman"/>
          </w:rPr>
          <w:delText>o</w:delText>
        </w:r>
      </w:del>
      <w:del w:id="204" w:author="Fadel Ewusi kofi Adoe" w:date="2014-05-21T12:46:00Z">
        <w:r w:rsidRPr="006F4D97" w:rsidDel="00852488">
          <w:rPr>
            <w:rFonts w:ascii="Times New Roman" w:hAnsi="Times New Roman" w:cs="Times New Roman"/>
          </w:rPr>
          <w:delText xml:space="preserve">n is that the </w:delText>
        </w:r>
      </w:del>
      <w:r w:rsidRPr="006F4D97">
        <w:rPr>
          <w:rFonts w:ascii="Times New Roman" w:hAnsi="Times New Roman" w:cs="Times New Roman"/>
        </w:rPr>
        <w:t xml:space="preserve">most commercialized medical 3D reconstructing programs </w:t>
      </w:r>
      <w:ins w:id="205" w:author="Fadel Ewusi kofi Adoe" w:date="2014-05-21T12:46:00Z">
        <w:r w:rsidR="00852488">
          <w:rPr>
            <w:rFonts w:ascii="Times New Roman" w:hAnsi="Times New Roman" w:cs="Times New Roman"/>
          </w:rPr>
          <w:t xml:space="preserve">is that they </w:t>
        </w:r>
      </w:ins>
      <w:r w:rsidRPr="006F4D97">
        <w:rPr>
          <w:rFonts w:ascii="Times New Roman" w:hAnsi="Times New Roman" w:cs="Times New Roman"/>
        </w:rPr>
        <w:t>do</w:t>
      </w:r>
      <w:ins w:id="206" w:author="Fadel Ewusi kofi Adoe" w:date="2014-05-21T12:45:00Z">
        <w:r w:rsidR="00852488">
          <w:rPr>
            <w:rFonts w:ascii="Times New Roman" w:hAnsi="Times New Roman" w:cs="Times New Roman"/>
          </w:rPr>
          <w:t xml:space="preserve"> not</w:t>
        </w:r>
      </w:ins>
      <w:del w:id="207" w:author="Fadel Ewusi kofi Adoe" w:date="2014-05-21T12:45:00Z">
        <w:r w:rsidRPr="006F4D97" w:rsidDel="00852488">
          <w:rPr>
            <w:rFonts w:ascii="Times New Roman" w:hAnsi="Times New Roman" w:cs="Times New Roman"/>
          </w:rPr>
          <w:delText>n’t</w:delText>
        </w:r>
      </w:del>
      <w:r w:rsidRPr="006F4D97">
        <w:rPr>
          <w:rFonts w:ascii="Times New Roman" w:hAnsi="Times New Roman" w:cs="Times New Roman"/>
        </w:rPr>
        <w:t xml:space="preserve"> provide an external export </w:t>
      </w:r>
      <w:r>
        <w:rPr>
          <w:rFonts w:ascii="Times New Roman" w:hAnsi="Times New Roman" w:cs="Times New Roman" w:hint="eastAsia"/>
        </w:rPr>
        <w:t xml:space="preserve">function </w:t>
      </w:r>
      <w:r w:rsidRPr="006F4D97">
        <w:rPr>
          <w:rFonts w:ascii="Times New Roman" w:hAnsi="Times New Roman" w:cs="Times New Roman"/>
        </w:rPr>
        <w:t xml:space="preserve">for </w:t>
      </w:r>
      <w:del w:id="208" w:author="Fadel Ewusi kofi Adoe" w:date="2014-05-21T12:47:00Z">
        <w:r w:rsidRPr="006F4D97" w:rsidDel="00852488">
          <w:rPr>
            <w:rFonts w:ascii="Times New Roman" w:hAnsi="Times New Roman" w:cs="Times New Roman"/>
          </w:rPr>
          <w:delText xml:space="preserve">the </w:delText>
        </w:r>
      </w:del>
      <w:r w:rsidRPr="006F4D97">
        <w:rPr>
          <w:rFonts w:ascii="Times New Roman" w:hAnsi="Times New Roman" w:cs="Times New Roman"/>
        </w:rPr>
        <w:t>3D object</w:t>
      </w:r>
      <w:ins w:id="209" w:author="Fadel Ewusi kofi Adoe" w:date="2014-05-21T12:47:00Z">
        <w:r w:rsidR="00852488">
          <w:rPr>
            <w:rFonts w:ascii="Times New Roman" w:hAnsi="Times New Roman" w:cs="Times New Roman"/>
          </w:rPr>
          <w:t>s</w:t>
        </w:r>
      </w:ins>
      <w:del w:id="210" w:author="Fadel Ewusi kofi Adoe" w:date="2014-05-21T12:47:00Z">
        <w:r w:rsidDel="00852488">
          <w:rPr>
            <w:rFonts w:ascii="Times New Roman" w:hAnsi="Times New Roman" w:cs="Times New Roman" w:hint="eastAsia"/>
          </w:rPr>
          <w:delText xml:space="preserve"> made in</w:delText>
        </w:r>
      </w:del>
      <w:r w:rsidRPr="006F4D9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In </w:t>
      </w:r>
      <w:del w:id="211" w:author="Fadel Ewusi kofi Adoe" w:date="2014-05-21T12:47:00Z">
        <w:r w:rsidDel="00852488">
          <w:rPr>
            <w:rFonts w:ascii="Times New Roman" w:hAnsi="Times New Roman" w:cs="Times New Roman" w:hint="eastAsia"/>
          </w:rPr>
          <w:delText>al</w:delText>
        </w:r>
      </w:del>
      <w:r>
        <w:rPr>
          <w:rFonts w:ascii="Times New Roman" w:hAnsi="Times New Roman" w:cs="Times New Roman" w:hint="eastAsia"/>
        </w:rPr>
        <w:t xml:space="preserve">most cases, </w:t>
      </w:r>
      <w:del w:id="212" w:author="Fadel Ewusi kofi Adoe" w:date="2014-05-21T12:48:00Z">
        <w:r w:rsidDel="00852488">
          <w:rPr>
            <w:rFonts w:ascii="Times New Roman" w:hAnsi="Times New Roman" w:cs="Times New Roman" w:hint="eastAsia"/>
          </w:rPr>
          <w:delText>t</w:delText>
        </w:r>
        <w:r w:rsidRPr="006F4D97" w:rsidDel="00852488">
          <w:rPr>
            <w:rFonts w:ascii="Times New Roman" w:hAnsi="Times New Roman" w:cs="Times New Roman"/>
          </w:rPr>
          <w:delText xml:space="preserve">he </w:delText>
        </w:r>
      </w:del>
      <w:r w:rsidRPr="006F4D97">
        <w:rPr>
          <w:rFonts w:ascii="Times New Roman" w:hAnsi="Times New Roman" w:cs="Times New Roman"/>
        </w:rPr>
        <w:t>3D object</w:t>
      </w:r>
      <w:ins w:id="213" w:author="Fadel Ewusi kofi Adoe" w:date="2014-05-21T12:48:00Z">
        <w:r w:rsidR="00852488">
          <w:rPr>
            <w:rFonts w:ascii="Times New Roman" w:hAnsi="Times New Roman" w:cs="Times New Roman"/>
          </w:rPr>
          <w:t>s</w:t>
        </w:r>
      </w:ins>
      <w:r w:rsidRPr="006F4D97">
        <w:rPr>
          <w:rFonts w:ascii="Times New Roman" w:hAnsi="Times New Roman" w:cs="Times New Roman"/>
        </w:rPr>
        <w:t xml:space="preserve"> made </w:t>
      </w:r>
      <w:r>
        <w:rPr>
          <w:rFonts w:ascii="Times New Roman" w:hAnsi="Times New Roman" w:cs="Times New Roman" w:hint="eastAsia"/>
        </w:rPr>
        <w:t>in</w:t>
      </w:r>
      <w:r w:rsidRPr="006F4D97">
        <w:rPr>
          <w:rFonts w:ascii="Times New Roman" w:hAnsi="Times New Roman" w:cs="Times New Roman"/>
        </w:rPr>
        <w:t xml:space="preserve"> a</w:t>
      </w:r>
      <w:ins w:id="214" w:author="Fadel Ewusi kofi Adoe" w:date="2014-05-21T13:43:00Z">
        <w:r w:rsidR="00AB40E1">
          <w:rPr>
            <w:rFonts w:ascii="Times New Roman" w:hAnsi="Times New Roman" w:cs="Times New Roman"/>
          </w:rPr>
          <w:t xml:space="preserve"> </w:t>
        </w:r>
      </w:ins>
      <w:del w:id="215" w:author="Fadel Ewusi kofi Adoe" w:date="2014-05-21T12:49:00Z">
        <w:r w:rsidRPr="006F4D97" w:rsidDel="009205B1">
          <w:rPr>
            <w:rFonts w:ascii="Times New Roman" w:hAnsi="Times New Roman" w:cs="Times New Roman"/>
          </w:rPr>
          <w:delText xml:space="preserve"> </w:delText>
        </w:r>
      </w:del>
      <w:r w:rsidRPr="006F4D97">
        <w:rPr>
          <w:rFonts w:ascii="Times New Roman" w:hAnsi="Times New Roman" w:cs="Times New Roman"/>
        </w:rPr>
        <w:t>3D reconstructive program</w:t>
      </w:r>
      <w:ins w:id="216" w:author="Fadel Ewusi kofi Adoe" w:date="2014-05-21T12:52:00Z">
        <w:r w:rsidR="009205B1">
          <w:rPr>
            <w:rFonts w:ascii="Times New Roman" w:hAnsi="Times New Roman" w:cs="Times New Roman"/>
          </w:rPr>
          <w:t xml:space="preserve"> must be edited, and view</w:t>
        </w:r>
      </w:ins>
      <w:ins w:id="217" w:author="Fadel Ewusi kofi Adoe" w:date="2014-05-21T13:43:00Z">
        <w:r w:rsidR="00AB40E1">
          <w:rPr>
            <w:rFonts w:ascii="Times New Roman" w:hAnsi="Times New Roman" w:cs="Times New Roman"/>
          </w:rPr>
          <w:t>e</w:t>
        </w:r>
      </w:ins>
      <w:ins w:id="218" w:author="Fadel Ewusi kofi Adoe" w:date="2014-05-21T12:52:00Z">
        <w:r w:rsidR="009205B1">
          <w:rPr>
            <w:rFonts w:ascii="Times New Roman" w:hAnsi="Times New Roman" w:cs="Times New Roman"/>
          </w:rPr>
          <w:t>d in the same program.</w:t>
        </w:r>
      </w:ins>
      <w:del w:id="219" w:author="Fadel Ewusi kofi Adoe" w:date="2014-05-21T12:53:00Z">
        <w:r w:rsidDel="009205B1">
          <w:rPr>
            <w:rFonts w:ascii="Times New Roman" w:hAnsi="Times New Roman" w:cs="Times New Roman" w:hint="eastAsia"/>
          </w:rPr>
          <w:delText xml:space="preserve"> has to be </w:delText>
        </w:r>
        <w:r w:rsidRPr="006F4D97" w:rsidDel="009205B1">
          <w:rPr>
            <w:rFonts w:ascii="Times New Roman" w:hAnsi="Times New Roman" w:cs="Times New Roman"/>
          </w:rPr>
          <w:delText xml:space="preserve">handled and showed within the </w:delText>
        </w:r>
        <w:r w:rsidDel="009205B1">
          <w:rPr>
            <w:rFonts w:ascii="Times New Roman" w:hAnsi="Times New Roman" w:cs="Times New Roman"/>
          </w:rPr>
          <w:delText>‘</w:delText>
        </w:r>
        <w:r w:rsidRPr="006F4D97" w:rsidDel="009205B1">
          <w:rPr>
            <w:rFonts w:ascii="Times New Roman" w:hAnsi="Times New Roman" w:cs="Times New Roman"/>
          </w:rPr>
          <w:delText>exactly that program</w:delText>
        </w:r>
        <w:r w:rsidDel="009205B1">
          <w:rPr>
            <w:rFonts w:ascii="Times New Roman" w:hAnsi="Times New Roman" w:cs="Times New Roman"/>
          </w:rPr>
          <w:delText>’</w:delText>
        </w:r>
        <w:r w:rsidRPr="00254AE2" w:rsidDel="009205B1">
          <w:rPr>
            <w:rFonts w:ascii="Times New Roman" w:hAnsi="Times New Roman" w:cs="Times New Roman"/>
          </w:rPr>
          <w:delText>.</w:delText>
        </w:r>
      </w:del>
      <w:r w:rsidRPr="00254AE2">
        <w:rPr>
          <w:rFonts w:ascii="Times New Roman" w:hAnsi="Times New Roman" w:cs="Times New Roman"/>
        </w:rPr>
        <w:t xml:space="preserve"> It is a </w:t>
      </w:r>
      <w:r w:rsidRPr="00254AE2">
        <w:rPr>
          <w:rFonts w:ascii="Times New Roman" w:hAnsi="Times New Roman" w:cs="Times New Roman" w:hint="eastAsia"/>
        </w:rPr>
        <w:t>tacit</w:t>
      </w:r>
      <w:r w:rsidRPr="00254AE2">
        <w:rPr>
          <w:rFonts w:ascii="Times New Roman" w:hAnsi="Times New Roman" w:cs="Times New Roman"/>
        </w:rPr>
        <w:t xml:space="preserve"> rule of the 3D reconstructive programs from </w:t>
      </w:r>
      <w:r w:rsidRPr="00254AE2">
        <w:rPr>
          <w:rFonts w:ascii="Times New Roman" w:hAnsi="Times New Roman" w:cs="Times New Roman" w:hint="eastAsia"/>
        </w:rPr>
        <w:t xml:space="preserve">one of </w:t>
      </w:r>
      <w:r w:rsidRPr="00254AE2">
        <w:rPr>
          <w:rFonts w:ascii="Times New Roman" w:hAnsi="Times New Roman" w:cs="Times New Roman"/>
        </w:rPr>
        <w:t xml:space="preserve">famous </w:t>
      </w:r>
      <w:r w:rsidRPr="00254AE2">
        <w:rPr>
          <w:rFonts w:ascii="Times New Roman" w:hAnsi="Times New Roman" w:cs="Times New Roman" w:hint="eastAsia"/>
        </w:rPr>
        <w:t>vendor</w:t>
      </w:r>
      <w:r w:rsidRPr="00254AE2">
        <w:rPr>
          <w:rFonts w:ascii="Times New Roman" w:hAnsi="Times New Roman" w:cs="Times New Roman"/>
        </w:rPr>
        <w:t xml:space="preserve"> to open sourced like ‘Osirix’</w:t>
      </w:r>
      <w:r w:rsidRPr="00254AE2">
        <w:rPr>
          <w:rFonts w:ascii="Times New Roman" w:hAnsi="Times New Roman" w:cs="Times New Roman" w:hint="eastAsia"/>
        </w:rPr>
        <w:t xml:space="preserve"> for some reasons</w:t>
      </w:r>
      <w:r w:rsidRPr="00254AE2">
        <w:rPr>
          <w:rFonts w:ascii="Times New Roman" w:hAnsi="Times New Roman" w:cs="Times New Roman"/>
        </w:rPr>
        <w:t xml:space="preserve">. </w:t>
      </w:r>
      <w:r w:rsidRPr="00254AE2">
        <w:rPr>
          <w:rFonts w:ascii="Times New Roman" w:hAnsi="Times New Roman" w:cs="Times New Roman" w:hint="eastAsia"/>
        </w:rPr>
        <w:t>Programs provide only functions</w:t>
      </w:r>
      <w:r w:rsidRPr="00254AE2">
        <w:rPr>
          <w:rFonts w:ascii="Times New Roman" w:hAnsi="Times New Roman" w:cs="Times New Roman"/>
        </w:rPr>
        <w:t xml:space="preserve"> </w:t>
      </w:r>
      <w:r w:rsidRPr="00254AE2">
        <w:rPr>
          <w:rFonts w:ascii="Times New Roman" w:hAnsi="Times New Roman" w:cs="Times New Roman" w:hint="eastAsia"/>
        </w:rPr>
        <w:t xml:space="preserve">that </w:t>
      </w:r>
      <w:r w:rsidRPr="00254AE2">
        <w:rPr>
          <w:rFonts w:ascii="Times New Roman" w:hAnsi="Times New Roman" w:cs="Times New Roman"/>
        </w:rPr>
        <w:t>make a 2D still image</w:t>
      </w:r>
      <w:ins w:id="220" w:author="Fadel Ewusi kofi Adoe" w:date="2014-05-21T12:54:00Z">
        <w:r w:rsidR="009205B1">
          <w:rPr>
            <w:rFonts w:ascii="Times New Roman" w:hAnsi="Times New Roman" w:cs="Times New Roman"/>
          </w:rPr>
          <w:t>,</w:t>
        </w:r>
      </w:ins>
      <w:r w:rsidRPr="00254AE2">
        <w:rPr>
          <w:rFonts w:ascii="Times New Roman" w:hAnsi="Times New Roman" w:cs="Times New Roman"/>
        </w:rPr>
        <w:t xml:space="preserve"> </w:t>
      </w:r>
      <w:commentRangeStart w:id="221"/>
      <w:r w:rsidRPr="00254AE2">
        <w:rPr>
          <w:rFonts w:ascii="Times New Roman" w:hAnsi="Times New Roman" w:cs="Times New Roman"/>
        </w:rPr>
        <w:t>or via movie clips of 3D object</w:t>
      </w:r>
      <w:r w:rsidRPr="00254AE2">
        <w:rPr>
          <w:rFonts w:ascii="Times New Roman" w:hAnsi="Times New Roman" w:cs="Times New Roman" w:hint="eastAsia"/>
        </w:rPr>
        <w:t>.</w:t>
      </w:r>
      <w:commentRangeEnd w:id="221"/>
      <w:r w:rsidR="009205B1">
        <w:rPr>
          <w:rStyle w:val="CommentReference"/>
        </w:rPr>
        <w:commentReference w:id="221"/>
      </w:r>
    </w:p>
    <w:p w14:paraId="46DED1B1" w14:textId="3CFC4313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Actually, t</w:t>
      </w:r>
      <w:r w:rsidRPr="006F4D97">
        <w:rPr>
          <w:rFonts w:ascii="Times New Roman" w:hAnsi="Times New Roman" w:cs="Times New Roman"/>
        </w:rPr>
        <w:t xml:space="preserve">he Osirix offers </w:t>
      </w:r>
      <w:r>
        <w:rPr>
          <w:rFonts w:ascii="Times New Roman" w:hAnsi="Times New Roman" w:cs="Times New Roman" w:hint="eastAsia"/>
        </w:rPr>
        <w:t>one of</w:t>
      </w:r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a </w:t>
      </w:r>
      <w:r w:rsidRPr="006F4D97">
        <w:rPr>
          <w:rFonts w:ascii="Times New Roman" w:hAnsi="Times New Roman" w:cs="Times New Roman"/>
        </w:rPr>
        <w:t>3D exporting option,</w:t>
      </w:r>
      <w:r>
        <w:rPr>
          <w:rFonts w:ascii="Times New Roman" w:hAnsi="Times New Roman" w:cs="Times New Roman" w:hint="eastAsia"/>
        </w:rPr>
        <w:t xml:space="preserve"> a</w:t>
      </w:r>
      <w:r w:rsidRPr="006F4D97">
        <w:rPr>
          <w:rFonts w:ascii="Times New Roman" w:hAnsi="Times New Roman" w:cs="Times New Roman"/>
        </w:rPr>
        <w:t xml:space="preserve"> ‘QuickTime VR’</w:t>
      </w:r>
      <w:r>
        <w:rPr>
          <w:rFonts w:ascii="Times New Roman" w:hAnsi="Times New Roman" w:cs="Times New Roman" w:hint="eastAsia"/>
        </w:rPr>
        <w:t xml:space="preserve">, however, </w:t>
      </w:r>
      <w:r w:rsidRPr="006F4D97">
        <w:rPr>
          <w:rFonts w:ascii="Times New Roman" w:hAnsi="Times New Roman" w:cs="Times New Roman"/>
        </w:rPr>
        <w:t xml:space="preserve">it does not </w:t>
      </w:r>
      <w:r>
        <w:rPr>
          <w:rFonts w:ascii="Times New Roman" w:hAnsi="Times New Roman" w:cs="Times New Roman" w:hint="eastAsia"/>
        </w:rPr>
        <w:t>get</w:t>
      </w:r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any </w:t>
      </w:r>
      <w:r w:rsidRPr="006F4D97">
        <w:rPr>
          <w:rFonts w:ascii="Times New Roman" w:hAnsi="Times New Roman" w:cs="Times New Roman"/>
        </w:rPr>
        <w:t>formal support from Apple</w:t>
      </w:r>
      <w:r>
        <w:rPr>
          <w:rFonts w:ascii="Times New Roman" w:hAnsi="Times New Roman" w:cs="Times New Roman" w:hint="eastAsia"/>
        </w:rPr>
        <w:t>,</w:t>
      </w:r>
      <w:r w:rsidRPr="006F4D97">
        <w:rPr>
          <w:rFonts w:ascii="Times New Roman" w:hAnsi="Times New Roman" w:cs="Times New Roman"/>
        </w:rPr>
        <w:t xml:space="preserve"> and it is not </w:t>
      </w:r>
      <w:r>
        <w:rPr>
          <w:rFonts w:ascii="Times New Roman" w:hAnsi="Times New Roman" w:cs="Times New Roman" w:hint="eastAsia"/>
        </w:rPr>
        <w:t xml:space="preserve">a </w:t>
      </w:r>
      <w:r w:rsidRPr="006F4D97">
        <w:rPr>
          <w:rFonts w:ascii="Times New Roman" w:hAnsi="Times New Roman" w:cs="Times New Roman"/>
        </w:rPr>
        <w:t xml:space="preserve">suitable format for secondary processing on 3D programs. It is only a final outcome for viewing. </w:t>
      </w:r>
      <w:r>
        <w:rPr>
          <w:rFonts w:ascii="Times New Roman" w:hAnsi="Times New Roman" w:cs="Times New Roman" w:hint="eastAsia"/>
        </w:rPr>
        <w:t>Currently</w:t>
      </w:r>
      <w:r w:rsidRPr="006F4D97">
        <w:rPr>
          <w:rFonts w:ascii="Times New Roman" w:hAnsi="Times New Roman" w:cs="Times New Roman"/>
        </w:rPr>
        <w:t>, there is no way to use a Quicktime VR file on iPad, a</w:t>
      </w:r>
      <w:r>
        <w:rPr>
          <w:rFonts w:ascii="Times New Roman" w:hAnsi="Times New Roman" w:cs="Times New Roman" w:hint="eastAsia"/>
        </w:rPr>
        <w:t>nd the</w:t>
      </w:r>
      <w:r w:rsidRPr="006F4D97">
        <w:rPr>
          <w:rFonts w:ascii="Times New Roman" w:hAnsi="Times New Roman" w:cs="Times New Roman"/>
        </w:rPr>
        <w:t xml:space="preserve"> official web page of Quicktime VR on the Apple web site</w:t>
      </w:r>
      <w:r>
        <w:rPr>
          <w:rFonts w:ascii="Times New Roman" w:hAnsi="Times New Roman" w:cs="Times New Roman" w:hint="eastAsia"/>
        </w:rPr>
        <w:t xml:space="preserve"> </w:t>
      </w:r>
      <w:ins w:id="222" w:author="Fadel Ewusi kofi Adoe" w:date="2014-05-21T13:00:00Z">
        <w:r w:rsidR="00231DD5">
          <w:rPr>
            <w:rFonts w:ascii="Times New Roman" w:hAnsi="Times New Roman" w:cs="Times New Roman"/>
          </w:rPr>
          <w:t>has</w:t>
        </w:r>
      </w:ins>
      <w:del w:id="223" w:author="Fadel Ewusi kofi Adoe" w:date="2014-05-21T13:00:00Z">
        <w:r w:rsidDel="00231DD5">
          <w:rPr>
            <w:rFonts w:ascii="Times New Roman" w:hAnsi="Times New Roman" w:cs="Times New Roman" w:hint="eastAsia"/>
          </w:rPr>
          <w:delText>was</w:delText>
        </w:r>
      </w:del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d</w:t>
      </w:r>
      <w:r w:rsidRPr="006F4D97">
        <w:rPr>
          <w:rFonts w:ascii="Times New Roman" w:hAnsi="Times New Roman" w:cs="Times New Roman"/>
        </w:rPr>
        <w:t>isappeared.</w:t>
      </w:r>
      <w:r w:rsidRPr="00DF4AF6">
        <w:rPr>
          <w:rFonts w:ascii="Times New Roman" w:hAnsi="Times New Roman" w:cs="Times New Roman"/>
          <w:noProof/>
          <w:vertAlign w:val="superscript"/>
        </w:rPr>
        <w:t>9</w:t>
      </w:r>
      <w:r w:rsidRPr="006F4D97">
        <w:rPr>
          <w:rFonts w:ascii="Times New Roman" w:hAnsi="Times New Roman" w:cs="Times New Roman"/>
        </w:rPr>
        <w:t xml:space="preserve"> </w:t>
      </w:r>
    </w:p>
    <w:p w14:paraId="6D1F5AA0" w14:textId="2BC3447E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del w:id="224" w:author="Fadel Ewusi kofi Adoe" w:date="2014-05-21T13:01:00Z">
        <w:r w:rsidDel="00231DD5">
          <w:rPr>
            <w:rFonts w:ascii="Times New Roman" w:hAnsi="Times New Roman" w:cs="Times New Roman"/>
          </w:rPr>
          <w:delText xml:space="preserve">A </w:delText>
        </w:r>
        <w:r w:rsidRPr="006F4D97" w:rsidDel="00231DD5">
          <w:rPr>
            <w:rFonts w:ascii="Times New Roman" w:hAnsi="Times New Roman" w:cs="Times New Roman"/>
          </w:rPr>
          <w:delText xml:space="preserve">cost of </w:delText>
        </w:r>
      </w:del>
      <w:r>
        <w:rPr>
          <w:rFonts w:ascii="Times New Roman" w:hAnsi="Times New Roman" w:cs="Times New Roman"/>
        </w:rPr>
        <w:t xml:space="preserve">3D reconstructive programs </w:t>
      </w:r>
      <w:ins w:id="225" w:author="Fadel Ewusi kofi Adoe" w:date="2014-05-21T13:01:00Z">
        <w:r w:rsidR="00231DD5">
          <w:rPr>
            <w:rFonts w:ascii="Times New Roman" w:hAnsi="Times New Roman" w:cs="Times New Roman"/>
          </w:rPr>
          <w:t>are expensive</w:t>
        </w:r>
      </w:ins>
      <w:del w:id="226" w:author="Fadel Ewusi kofi Adoe" w:date="2014-05-21T13:01:00Z">
        <w:r w:rsidDel="00231DD5">
          <w:rPr>
            <w:rFonts w:ascii="Times New Roman" w:hAnsi="Times New Roman" w:cs="Times New Roman"/>
          </w:rPr>
          <w:delText>is</w:delText>
        </w:r>
        <w:r w:rsidDel="00231DD5">
          <w:rPr>
            <w:rFonts w:ascii="Times New Roman" w:hAnsi="Times New Roman" w:cs="Times New Roman" w:hint="eastAsia"/>
          </w:rPr>
          <w:delText xml:space="preserve"> another wall</w:delText>
        </w:r>
      </w:del>
      <w:r w:rsidRPr="006F4D97">
        <w:rPr>
          <w:rFonts w:ascii="Times New Roman" w:hAnsi="Times New Roman" w:cs="Times New Roman"/>
        </w:rPr>
        <w:t xml:space="preserve">. </w:t>
      </w:r>
      <w:ins w:id="227" w:author="Fadel Ewusi kofi Adoe" w:date="2014-05-21T13:01:00Z">
        <w:r w:rsidR="00231DD5">
          <w:rPr>
            <w:rFonts w:ascii="Times New Roman" w:hAnsi="Times New Roman" w:cs="Times New Roman"/>
          </w:rPr>
          <w:t>The</w:t>
        </w:r>
      </w:ins>
      <w:del w:id="228" w:author="Fadel Ewusi kofi Adoe" w:date="2014-05-21T13:01:00Z">
        <w:r w:rsidRPr="006F4D97" w:rsidDel="00231DD5">
          <w:rPr>
            <w:rFonts w:ascii="Times New Roman" w:hAnsi="Times New Roman" w:cs="Times New Roman"/>
          </w:rPr>
          <w:delText>A</w:delText>
        </w:r>
      </w:del>
      <w:r w:rsidRPr="006F4D97">
        <w:rPr>
          <w:rFonts w:ascii="Times New Roman" w:hAnsi="Times New Roman" w:cs="Times New Roman"/>
        </w:rPr>
        <w:t xml:space="preserve"> cost</w:t>
      </w:r>
      <w:r>
        <w:rPr>
          <w:rFonts w:ascii="Times New Roman" w:hAnsi="Times New Roman" w:cs="Times New Roman" w:hint="eastAsia"/>
        </w:rPr>
        <w:t xml:space="preserve"> of 3D-DOCTOR</w:t>
      </w:r>
      <w:r w:rsidRPr="006F4D97">
        <w:rPr>
          <w:rFonts w:ascii="Times New Roman" w:hAnsi="Times New Roman" w:cs="Times New Roman"/>
        </w:rPr>
        <w:t xml:space="preserve"> for commercial version</w:t>
      </w:r>
      <w:r>
        <w:rPr>
          <w:rFonts w:ascii="Times New Roman" w:hAnsi="Times New Roman" w:cs="Times New Roman" w:hint="eastAsia"/>
        </w:rPr>
        <w:t xml:space="preserve"> (</w:t>
      </w:r>
      <w:r w:rsidRPr="006F4D97">
        <w:rPr>
          <w:rFonts w:ascii="Times New Roman" w:hAnsi="Times New Roman" w:cs="Times New Roman"/>
        </w:rPr>
        <w:t xml:space="preserve">medical </w:t>
      </w:r>
      <w:r>
        <w:rPr>
          <w:rFonts w:ascii="Times New Roman" w:hAnsi="Times New Roman" w:cs="Times New Roman" w:hint="eastAsia"/>
        </w:rPr>
        <w:t>use)</w:t>
      </w:r>
      <w:r w:rsidRPr="006F4D97">
        <w:rPr>
          <w:rFonts w:ascii="Times New Roman" w:hAnsi="Times New Roman" w:cs="Times New Roman"/>
        </w:rPr>
        <w:t xml:space="preserve"> is 4,800 </w:t>
      </w:r>
      <w:r>
        <w:rPr>
          <w:rFonts w:ascii="Times New Roman" w:hAnsi="Times New Roman" w:cs="Times New Roman" w:hint="eastAsia"/>
        </w:rPr>
        <w:t>U.S. dollar</w:t>
      </w:r>
      <w:ins w:id="229" w:author="Fadel Ewusi kofi Adoe" w:date="2014-05-21T13:04:00Z">
        <w:r w:rsidR="00231DD5">
          <w:rPr>
            <w:rFonts w:ascii="Times New Roman" w:hAnsi="Times New Roman" w:cs="Times New Roman"/>
          </w:rPr>
          <w:t>s</w:t>
        </w:r>
      </w:ins>
      <w:r>
        <w:rPr>
          <w:rFonts w:ascii="Times New Roman" w:hAnsi="Times New Roman" w:cs="Times New Roman" w:hint="eastAsia"/>
        </w:rPr>
        <w:t xml:space="preserve"> </w:t>
      </w:r>
      <w:r w:rsidRPr="006F4D97">
        <w:rPr>
          <w:rFonts w:ascii="Times New Roman" w:hAnsi="Times New Roman" w:cs="Times New Roman"/>
        </w:rPr>
        <w:t>(3,650 E</w:t>
      </w:r>
      <w:r>
        <w:rPr>
          <w:rFonts w:ascii="Times New Roman" w:hAnsi="Times New Roman" w:cs="Times New Roman" w:hint="eastAsia"/>
        </w:rPr>
        <w:t>uro</w:t>
      </w:r>
      <w:ins w:id="230" w:author="Fadel Ewusi kofi Adoe" w:date="2014-05-21T13:04:00Z">
        <w:r w:rsidR="00231DD5">
          <w:rPr>
            <w:rFonts w:ascii="Times New Roman" w:hAnsi="Times New Roman" w:cs="Times New Roman"/>
          </w:rPr>
          <w:t>s</w:t>
        </w:r>
      </w:ins>
      <w:r w:rsidRPr="006F4D97">
        <w:rPr>
          <w:rFonts w:ascii="Times New Roman" w:hAnsi="Times New Roman" w:cs="Times New Roman"/>
        </w:rPr>
        <w:t>) per license, and an academic version</w:t>
      </w:r>
      <w:r>
        <w:rPr>
          <w:rFonts w:ascii="Times New Roman" w:hAnsi="Times New Roman" w:cs="Times New Roman" w:hint="eastAsia"/>
        </w:rPr>
        <w:t xml:space="preserve"> (</w:t>
      </w:r>
      <w:r w:rsidRPr="006F4D97">
        <w:rPr>
          <w:rFonts w:ascii="Times New Roman" w:hAnsi="Times New Roman" w:cs="Times New Roman"/>
        </w:rPr>
        <w:t xml:space="preserve">not </w:t>
      </w:r>
      <w:ins w:id="231" w:author="Fadel Ewusi kofi Adoe" w:date="2014-05-21T13:02:00Z">
        <w:r w:rsidR="00231DD5">
          <w:rPr>
            <w:rFonts w:ascii="Times New Roman" w:hAnsi="Times New Roman" w:cs="Times New Roman"/>
          </w:rPr>
          <w:t xml:space="preserve">to </w:t>
        </w:r>
      </w:ins>
      <w:r w:rsidRPr="006F4D97">
        <w:rPr>
          <w:rFonts w:ascii="Times New Roman" w:hAnsi="Times New Roman" w:cs="Times New Roman"/>
        </w:rPr>
        <w:t>be used for medical treatment</w:t>
      </w:r>
      <w:r>
        <w:rPr>
          <w:rFonts w:ascii="Times New Roman" w:hAnsi="Times New Roman" w:cs="Times New Roman" w:hint="eastAsia"/>
        </w:rPr>
        <w:t>)</w:t>
      </w:r>
      <w:r w:rsidRPr="006F4D97">
        <w:rPr>
          <w:rFonts w:ascii="Times New Roman" w:hAnsi="Times New Roman" w:cs="Times New Roman"/>
        </w:rPr>
        <w:t xml:space="preserve"> is 2,400</w:t>
      </w:r>
      <w:r>
        <w:rPr>
          <w:rFonts w:ascii="Times New Roman" w:hAnsi="Times New Roman" w:cs="Times New Roman" w:hint="eastAsia"/>
        </w:rPr>
        <w:t xml:space="preserve"> U.S. dollar</w:t>
      </w:r>
      <w:ins w:id="232" w:author="Fadel Ewusi kofi Adoe" w:date="2014-05-21T13:04:00Z">
        <w:r w:rsidR="00231DD5">
          <w:rPr>
            <w:rFonts w:ascii="Times New Roman" w:hAnsi="Times New Roman" w:cs="Times New Roman"/>
          </w:rPr>
          <w:t>s</w:t>
        </w:r>
      </w:ins>
      <w:r>
        <w:rPr>
          <w:rFonts w:ascii="Times New Roman" w:hAnsi="Times New Roman" w:cs="Times New Roman" w:hint="eastAsia"/>
        </w:rPr>
        <w:t xml:space="preserve"> </w:t>
      </w:r>
      <w:r w:rsidRPr="006F4D97">
        <w:rPr>
          <w:rFonts w:ascii="Times New Roman" w:hAnsi="Times New Roman" w:cs="Times New Roman"/>
        </w:rPr>
        <w:t>(1</w:t>
      </w:r>
      <w:r>
        <w:rPr>
          <w:rFonts w:ascii="Times New Roman" w:hAnsi="Times New Roman" w:cs="Times New Roman" w:hint="eastAsia"/>
        </w:rPr>
        <w:t>,</w:t>
      </w:r>
      <w:r w:rsidRPr="006F4D97">
        <w:rPr>
          <w:rFonts w:ascii="Times New Roman" w:hAnsi="Times New Roman" w:cs="Times New Roman"/>
        </w:rPr>
        <w:t>827 E</w:t>
      </w:r>
      <w:r>
        <w:rPr>
          <w:rFonts w:ascii="Times New Roman" w:hAnsi="Times New Roman" w:cs="Times New Roman" w:hint="eastAsia"/>
        </w:rPr>
        <w:t>uro</w:t>
      </w:r>
      <w:ins w:id="233" w:author="Fadel Ewusi kofi Adoe" w:date="2014-05-21T13:04:00Z">
        <w:r w:rsidR="00231DD5">
          <w:rPr>
            <w:rFonts w:ascii="Times New Roman" w:hAnsi="Times New Roman" w:cs="Times New Roman"/>
          </w:rPr>
          <w:t>s</w:t>
        </w:r>
      </w:ins>
      <w:r w:rsidRPr="006F4D97">
        <w:rPr>
          <w:rFonts w:ascii="Times New Roman" w:hAnsi="Times New Roman" w:cs="Times New Roman"/>
        </w:rPr>
        <w:t xml:space="preserve">). </w:t>
      </w:r>
      <w:r>
        <w:rPr>
          <w:rFonts w:ascii="Times New Roman" w:hAnsi="Times New Roman" w:cs="Times New Roman" w:hint="eastAsia"/>
        </w:rPr>
        <w:t>C</w:t>
      </w:r>
      <w:r w:rsidRPr="006F4D97">
        <w:rPr>
          <w:rFonts w:ascii="Times New Roman" w:hAnsi="Times New Roman" w:cs="Times New Roman"/>
        </w:rPr>
        <w:t xml:space="preserve">ompared to </w:t>
      </w:r>
      <w:r>
        <w:rPr>
          <w:rFonts w:ascii="Times New Roman" w:hAnsi="Times New Roman" w:cs="Times New Roman" w:hint="eastAsia"/>
        </w:rPr>
        <w:t xml:space="preserve">open-sourced </w:t>
      </w:r>
      <w:r w:rsidRPr="006F4D97">
        <w:rPr>
          <w:rFonts w:ascii="Times New Roman" w:hAnsi="Times New Roman" w:cs="Times New Roman"/>
        </w:rPr>
        <w:t xml:space="preserve">program </w:t>
      </w:r>
      <w:r>
        <w:rPr>
          <w:rFonts w:ascii="Times New Roman" w:hAnsi="Times New Roman" w:cs="Times New Roman" w:hint="eastAsia"/>
        </w:rPr>
        <w:t>such as</w:t>
      </w:r>
      <w:r w:rsidRPr="006F4D97">
        <w:rPr>
          <w:rFonts w:ascii="Times New Roman" w:hAnsi="Times New Roman" w:cs="Times New Roman"/>
        </w:rPr>
        <w:t xml:space="preserve"> Osirix (maximum 599</w:t>
      </w:r>
      <w:r>
        <w:rPr>
          <w:rFonts w:ascii="Times New Roman" w:hAnsi="Times New Roman" w:cs="Times New Roman" w:hint="eastAsia"/>
        </w:rPr>
        <w:t xml:space="preserve"> U.S. dollar</w:t>
      </w:r>
      <w:ins w:id="234" w:author="Fadel Ewusi kofi Adoe" w:date="2014-05-21T13:04:00Z">
        <w:r w:rsidR="00231DD5">
          <w:rPr>
            <w:rFonts w:ascii="Times New Roman" w:hAnsi="Times New Roman" w:cs="Times New Roman"/>
          </w:rPr>
          <w:t>s</w:t>
        </w:r>
      </w:ins>
      <w:r w:rsidRPr="006F4D97">
        <w:rPr>
          <w:rFonts w:ascii="Times New Roman" w:hAnsi="Times New Roman" w:cs="Times New Roman"/>
        </w:rPr>
        <w:t xml:space="preserve"> for 1 year)</w:t>
      </w:r>
      <w:r>
        <w:rPr>
          <w:rFonts w:ascii="Times New Roman" w:hAnsi="Times New Roman" w:cs="Times New Roman" w:hint="eastAsia"/>
        </w:rPr>
        <w:t xml:space="preserve">, </w:t>
      </w:r>
      <w:r w:rsidRPr="006F4D97">
        <w:rPr>
          <w:rFonts w:ascii="Times New Roman" w:hAnsi="Times New Roman" w:cs="Times New Roman"/>
        </w:rPr>
        <w:t xml:space="preserve">3D-DOCTOR is not </w:t>
      </w:r>
      <w:r>
        <w:rPr>
          <w:rFonts w:ascii="Times New Roman" w:hAnsi="Times New Roman" w:cs="Times New Roman" w:hint="eastAsia"/>
        </w:rPr>
        <w:t>that economical, although</w:t>
      </w:r>
      <w:r w:rsidRPr="006F4D97">
        <w:rPr>
          <w:rFonts w:ascii="Times New Roman" w:hAnsi="Times New Roman" w:cs="Times New Roman"/>
        </w:rPr>
        <w:t xml:space="preserve"> it seems to be less expensive than </w:t>
      </w:r>
      <w:ins w:id="235" w:author="Fadel Ewusi kofi Adoe" w:date="2014-05-21T13:02:00Z">
        <w:r w:rsidR="00231DD5">
          <w:rPr>
            <w:rFonts w:ascii="Times New Roman" w:hAnsi="Times New Roman" w:cs="Times New Roman"/>
          </w:rPr>
          <w:t xml:space="preserve">the </w:t>
        </w:r>
      </w:ins>
      <w:r w:rsidRPr="006F4D97">
        <w:rPr>
          <w:rFonts w:ascii="Times New Roman" w:hAnsi="Times New Roman" w:cs="Times New Roman"/>
        </w:rPr>
        <w:t>popular 3D program which costs over 15,000</w:t>
      </w:r>
      <w:r>
        <w:rPr>
          <w:rFonts w:ascii="Times New Roman" w:hAnsi="Times New Roman" w:cs="Times New Roman" w:hint="eastAsia"/>
        </w:rPr>
        <w:t xml:space="preserve"> U.S. dollar</w:t>
      </w:r>
      <w:ins w:id="236" w:author="Fadel Ewusi kofi Adoe" w:date="2014-05-21T13:04:00Z">
        <w:r w:rsidR="00231DD5">
          <w:rPr>
            <w:rFonts w:ascii="Times New Roman" w:hAnsi="Times New Roman" w:cs="Times New Roman"/>
          </w:rPr>
          <w:t>s</w:t>
        </w:r>
      </w:ins>
      <w:r w:rsidRPr="006F4D9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  <w:r w:rsidRPr="006F4D97">
        <w:rPr>
          <w:rFonts w:ascii="Times New Roman" w:hAnsi="Times New Roman" w:cs="Times New Roman"/>
        </w:rPr>
        <w:t>In this study, one month limited demo version of 3D-DOCTOR program was used</w:t>
      </w:r>
      <w:r>
        <w:rPr>
          <w:rFonts w:ascii="Times New Roman" w:hAnsi="Times New Roman" w:cs="Times New Roman" w:hint="eastAsia"/>
        </w:rPr>
        <w:t xml:space="preserve">, and </w:t>
      </w:r>
      <w:r w:rsidRPr="006F4D97">
        <w:rPr>
          <w:rFonts w:ascii="Times New Roman" w:hAnsi="Times New Roman" w:cs="Times New Roman"/>
        </w:rPr>
        <w:t xml:space="preserve">some functions </w:t>
      </w:r>
      <w:r>
        <w:rPr>
          <w:rFonts w:ascii="Times New Roman" w:hAnsi="Times New Roman" w:cs="Times New Roman" w:hint="eastAsia"/>
        </w:rPr>
        <w:t xml:space="preserve">such as exporting file size </w:t>
      </w:r>
      <w:r w:rsidRPr="006F4D97">
        <w:rPr>
          <w:rFonts w:ascii="Times New Roman" w:hAnsi="Times New Roman" w:cs="Times New Roman"/>
        </w:rPr>
        <w:t>were limited.</w:t>
      </w:r>
    </w:p>
    <w:p w14:paraId="66E49878" w14:textId="77777777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 t</w:t>
      </w:r>
      <w:r w:rsidRPr="006F4D97">
        <w:rPr>
          <w:rFonts w:ascii="Times New Roman" w:hAnsi="Times New Roman" w:cs="Times New Roman"/>
        </w:rPr>
        <w:t xml:space="preserve">he 3DIVIA solution has not received </w:t>
      </w:r>
      <w:r>
        <w:rPr>
          <w:rFonts w:ascii="Times New Roman" w:hAnsi="Times New Roman" w:cs="Times New Roman" w:hint="eastAsia"/>
        </w:rPr>
        <w:t xml:space="preserve">an </w:t>
      </w:r>
      <w:r w:rsidRPr="006F4D97">
        <w:rPr>
          <w:rFonts w:ascii="Times New Roman" w:hAnsi="Times New Roman" w:cs="Times New Roman"/>
        </w:rPr>
        <w:t xml:space="preserve">approval from FDA, </w:t>
      </w:r>
      <w:r>
        <w:rPr>
          <w:rFonts w:ascii="Times New Roman" w:hAnsi="Times New Roman" w:cs="Times New Roman" w:hint="eastAsia"/>
        </w:rPr>
        <w:t>the</w:t>
      </w:r>
      <w:r w:rsidRPr="006F4D97">
        <w:rPr>
          <w:rFonts w:ascii="Times New Roman" w:hAnsi="Times New Roman" w:cs="Times New Roman"/>
        </w:rPr>
        <w:t xml:space="preserve"> medical use</w:t>
      </w:r>
      <w:r>
        <w:rPr>
          <w:rFonts w:ascii="Times New Roman" w:hAnsi="Times New Roman" w:cs="Times New Roman" w:hint="eastAsia"/>
        </w:rPr>
        <w:t xml:space="preserve"> is yet limited</w:t>
      </w:r>
      <w:r w:rsidRPr="006F4D97">
        <w:rPr>
          <w:rFonts w:ascii="Times New Roman" w:hAnsi="Times New Roman" w:cs="Times New Roman"/>
        </w:rPr>
        <w:t xml:space="preserve">. </w:t>
      </w:r>
    </w:p>
    <w:p w14:paraId="6ABA269B" w14:textId="6D2B291E" w:rsidR="00B97AA3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We</w:t>
      </w:r>
      <w:r w:rsidRPr="006F4D97">
        <w:rPr>
          <w:rFonts w:ascii="Times New Roman" w:hAnsi="Times New Roman" w:cs="Times New Roman"/>
        </w:rPr>
        <w:t xml:space="preserve"> recommend using an 'INDIVIDUAL account'</w:t>
      </w:r>
      <w:r>
        <w:rPr>
          <w:rFonts w:ascii="Times New Roman" w:hAnsi="Times New Roman" w:cs="Times New Roman" w:hint="eastAsia"/>
        </w:rPr>
        <w:t xml:space="preserve"> instead of</w:t>
      </w:r>
      <w:r w:rsidRPr="006F4D97">
        <w:rPr>
          <w:rFonts w:ascii="Times New Roman" w:hAnsi="Times New Roman" w:cs="Times New Roman"/>
        </w:rPr>
        <w:t xml:space="preserve"> ‘FREE account’ </w:t>
      </w:r>
      <w:r>
        <w:rPr>
          <w:rFonts w:ascii="Times New Roman" w:hAnsi="Times New Roman" w:cs="Times New Roman" w:hint="eastAsia"/>
        </w:rPr>
        <w:t>of</w:t>
      </w:r>
      <w:r w:rsidRPr="006F4D97">
        <w:rPr>
          <w:rFonts w:ascii="Times New Roman" w:hAnsi="Times New Roman" w:cs="Times New Roman"/>
        </w:rPr>
        <w:t xml:space="preserve"> 3DVIA web solution</w:t>
      </w:r>
      <w:r>
        <w:rPr>
          <w:rFonts w:ascii="Times New Roman" w:hAnsi="Times New Roman" w:cs="Times New Roman" w:hint="eastAsia"/>
        </w:rPr>
        <w:t xml:space="preserve"> to secure medical information of patient</w:t>
      </w:r>
      <w:r w:rsidRPr="006F4D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because</w:t>
      </w:r>
      <w:ins w:id="237" w:author="Fadel Ewusi kofi Adoe" w:date="2014-05-21T13:06:00Z">
        <w:r w:rsidR="00231DD5">
          <w:rPr>
            <w:rFonts w:ascii="Times New Roman" w:hAnsi="Times New Roman" w:cs="Times New Roman"/>
          </w:rPr>
          <w:t xml:space="preserve"> an</w:t>
        </w:r>
      </w:ins>
      <w:r>
        <w:rPr>
          <w:rFonts w:ascii="Times New Roman" w:hAnsi="Times New Roman" w:cs="Times New Roman" w:hint="eastAsia"/>
        </w:rPr>
        <w:t xml:space="preserve"> INDIVIDUAL account is </w:t>
      </w:r>
      <w:r>
        <w:rPr>
          <w:rFonts w:ascii="Times New Roman" w:hAnsi="Times New Roman" w:cs="Times New Roman"/>
        </w:rPr>
        <w:t>guaranteed</w:t>
      </w:r>
      <w:r>
        <w:rPr>
          <w:rFonts w:ascii="Times New Roman" w:hAnsi="Times New Roman" w:cs="Times New Roman" w:hint="eastAsia"/>
        </w:rPr>
        <w:t xml:space="preserve"> with closed and private usage of</w:t>
      </w:r>
      <w:r w:rsidRPr="006F4D97">
        <w:rPr>
          <w:rFonts w:ascii="Times New Roman" w:hAnsi="Times New Roman" w:cs="Times New Roman"/>
        </w:rPr>
        <w:t xml:space="preserve"> uploaded 3D models</w:t>
      </w:r>
      <w:r>
        <w:rPr>
          <w:rFonts w:ascii="Times New Roman" w:hAnsi="Times New Roman" w:cs="Times New Roman" w:hint="eastAsia"/>
        </w:rPr>
        <w:t>. It</w:t>
      </w:r>
      <w:r w:rsidRPr="006F4D97">
        <w:rPr>
          <w:rFonts w:ascii="Times New Roman" w:hAnsi="Times New Roman" w:cs="Times New Roman"/>
        </w:rPr>
        <w:t xml:space="preserve"> requires an additional payment of 9</w:t>
      </w:r>
      <w:r>
        <w:rPr>
          <w:rFonts w:ascii="Times New Roman" w:hAnsi="Times New Roman" w:cs="Times New Roman" w:hint="eastAsia"/>
        </w:rPr>
        <w:t xml:space="preserve"> U.S. dollar</w:t>
      </w:r>
      <w:ins w:id="238" w:author="Fadel Ewusi kofi Adoe" w:date="2014-05-21T13:06:00Z">
        <w:r w:rsidR="00231DD5">
          <w:rPr>
            <w:rFonts w:ascii="Times New Roman" w:hAnsi="Times New Roman" w:cs="Times New Roman"/>
          </w:rPr>
          <w:t>s</w:t>
        </w:r>
      </w:ins>
      <w:r w:rsidRPr="006F4D97">
        <w:rPr>
          <w:rFonts w:ascii="Times New Roman" w:hAnsi="Times New Roman" w:cs="Times New Roman"/>
        </w:rPr>
        <w:t xml:space="preserve"> per month.</w:t>
      </w:r>
    </w:p>
    <w:p w14:paraId="0268018C" w14:textId="1F6D1C8F" w:rsidR="00B97AA3" w:rsidRPr="006F4D97" w:rsidRDefault="00231DD5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ins w:id="239" w:author="Fadel Ewusi kofi Adoe" w:date="2014-05-21T13:07:00Z">
        <w:r>
          <w:rPr>
            <w:rFonts w:ascii="Times New Roman" w:hAnsi="Times New Roman" w:cs="Times New Roman"/>
          </w:rPr>
          <w:t xml:space="preserve">Another technical </w:t>
        </w:r>
      </w:ins>
      <w:ins w:id="240" w:author="Fadel Ewusi kofi Adoe" w:date="2014-05-21T13:08:00Z">
        <w:r>
          <w:rPr>
            <w:rFonts w:ascii="Times New Roman" w:hAnsi="Times New Roman" w:cs="Times New Roman"/>
          </w:rPr>
          <w:t>limitation</w:t>
        </w:r>
      </w:ins>
      <w:ins w:id="241" w:author="Fadel Ewusi kofi Adoe" w:date="2014-05-21T13:07:00Z">
        <w:r>
          <w:rPr>
            <w:rFonts w:ascii="Times New Roman" w:hAnsi="Times New Roman" w:cs="Times New Roman"/>
          </w:rPr>
          <w:t xml:space="preserve"> </w:t>
        </w:r>
      </w:ins>
      <w:del w:id="242" w:author="Fadel Ewusi kofi Adoe" w:date="2014-05-21T13:08:00Z">
        <w:r w:rsidR="00B97AA3" w:rsidRPr="006F4D97" w:rsidDel="00231DD5">
          <w:rPr>
            <w:rFonts w:ascii="Times New Roman" w:hAnsi="Times New Roman" w:cs="Times New Roman"/>
          </w:rPr>
          <w:delText>There</w:delText>
        </w:r>
      </w:del>
      <w:del w:id="243" w:author="Fadel Ewusi kofi Adoe" w:date="2014-05-21T13:43:00Z">
        <w:r w:rsidR="00B97AA3" w:rsidRPr="006F4D97" w:rsidDel="00AB40E1">
          <w:rPr>
            <w:rFonts w:ascii="Times New Roman" w:hAnsi="Times New Roman" w:cs="Times New Roman"/>
          </w:rPr>
          <w:delText xml:space="preserve"> </w:delText>
        </w:r>
      </w:del>
      <w:r w:rsidR="00B97AA3" w:rsidRPr="006F4D97">
        <w:rPr>
          <w:rFonts w:ascii="Times New Roman" w:hAnsi="Times New Roman" w:cs="Times New Roman"/>
        </w:rPr>
        <w:t xml:space="preserve">is </w:t>
      </w:r>
      <w:del w:id="244" w:author="Fadel Ewusi kofi Adoe" w:date="2014-05-21T13:08:00Z">
        <w:r w:rsidR="00B97AA3" w:rsidDel="00231DD5">
          <w:rPr>
            <w:rFonts w:ascii="Times New Roman" w:hAnsi="Times New Roman" w:cs="Times New Roman" w:hint="eastAsia"/>
          </w:rPr>
          <w:delText>another</w:delText>
        </w:r>
        <w:r w:rsidR="00B97AA3" w:rsidRPr="006F4D97" w:rsidDel="00231DD5">
          <w:rPr>
            <w:rFonts w:ascii="Times New Roman" w:hAnsi="Times New Roman" w:cs="Times New Roman"/>
          </w:rPr>
          <w:delText xml:space="preserve"> </w:delText>
        </w:r>
        <w:r w:rsidR="00B97AA3" w:rsidDel="00231DD5">
          <w:rPr>
            <w:rFonts w:ascii="Times New Roman" w:hAnsi="Times New Roman" w:cs="Times New Roman" w:hint="eastAsia"/>
          </w:rPr>
          <w:delText xml:space="preserve">technical </w:delText>
        </w:r>
        <w:r w:rsidR="00B97AA3" w:rsidRPr="006F4D97" w:rsidDel="00231DD5">
          <w:rPr>
            <w:rFonts w:ascii="Times New Roman" w:hAnsi="Times New Roman" w:cs="Times New Roman"/>
          </w:rPr>
          <w:delText>limitation in iPad</w:delText>
        </w:r>
        <w:r w:rsidR="00B97AA3" w:rsidDel="00231DD5">
          <w:rPr>
            <w:rFonts w:ascii="Times New Roman" w:hAnsi="Times New Roman" w:cs="Times New Roman" w:hint="eastAsia"/>
          </w:rPr>
          <w:delText xml:space="preserve"> for 3D</w:delText>
        </w:r>
        <w:r w:rsidR="00B97AA3" w:rsidRPr="006F4D97" w:rsidDel="00231DD5">
          <w:rPr>
            <w:rFonts w:ascii="Times New Roman" w:hAnsi="Times New Roman" w:cs="Times New Roman"/>
          </w:rPr>
          <w:delText>.</w:delText>
        </w:r>
      </w:del>
      <w:ins w:id="245" w:author="Fadel Ewusi kofi Adoe" w:date="2014-05-21T13:08:00Z">
        <w:r>
          <w:rPr>
            <w:rFonts w:ascii="Times New Roman" w:hAnsi="Times New Roman" w:cs="Times New Roman"/>
          </w:rPr>
          <w:t>that</w:t>
        </w:r>
      </w:ins>
      <w:r w:rsidR="00B97AA3" w:rsidRPr="006F4D97">
        <w:rPr>
          <w:rFonts w:ascii="Times New Roman" w:hAnsi="Times New Roman" w:cs="Times New Roman"/>
        </w:rPr>
        <w:t xml:space="preserve"> </w:t>
      </w:r>
      <w:del w:id="246" w:author="Fadel Ewusi kofi Adoe" w:date="2014-05-21T13:08:00Z">
        <w:r w:rsidR="00B97AA3" w:rsidRPr="006F4D97" w:rsidDel="00231DD5">
          <w:rPr>
            <w:rFonts w:ascii="Times New Roman" w:hAnsi="Times New Roman" w:cs="Times New Roman"/>
          </w:rPr>
          <w:delText>F</w:delText>
        </w:r>
      </w:del>
      <w:ins w:id="247" w:author="Fadel Ewusi kofi Adoe" w:date="2014-05-21T13:08:00Z">
        <w:r>
          <w:rPr>
            <w:rFonts w:ascii="Times New Roman" w:hAnsi="Times New Roman" w:cs="Times New Roman"/>
          </w:rPr>
          <w:t>f</w:t>
        </w:r>
      </w:ins>
      <w:r w:rsidR="00B97AA3" w:rsidRPr="006F4D97">
        <w:rPr>
          <w:rFonts w:ascii="Times New Roman" w:hAnsi="Times New Roman" w:cs="Times New Roman"/>
        </w:rPr>
        <w:t>ile size has to be smaller than 20</w:t>
      </w:r>
      <w:ins w:id="248" w:author="Fadel Ewusi kofi Adoe" w:date="2014-05-21T13:08:00Z">
        <w:r>
          <w:rPr>
            <w:rFonts w:ascii="Times New Roman" w:hAnsi="Times New Roman" w:cs="Times New Roman"/>
          </w:rPr>
          <w:t xml:space="preserve"> </w:t>
        </w:r>
      </w:ins>
      <w:r w:rsidR="00B97AA3" w:rsidRPr="006F4D97">
        <w:rPr>
          <w:rFonts w:ascii="Times New Roman" w:hAnsi="Times New Roman" w:cs="Times New Roman"/>
        </w:rPr>
        <w:t xml:space="preserve">MB and </w:t>
      </w:r>
      <w:ins w:id="249" w:author="Fadel Ewusi kofi Adoe" w:date="2014-05-21T13:09:00Z">
        <w:r w:rsidR="00894663">
          <w:rPr>
            <w:rFonts w:ascii="Times New Roman" w:hAnsi="Times New Roman" w:cs="Times New Roman"/>
          </w:rPr>
          <w:t xml:space="preserve">the </w:t>
        </w:r>
      </w:ins>
      <w:r w:rsidR="00B97AA3" w:rsidRPr="006F4D97">
        <w:rPr>
          <w:rFonts w:ascii="Times New Roman" w:hAnsi="Times New Roman" w:cs="Times New Roman"/>
        </w:rPr>
        <w:t>number of triangles</w:t>
      </w:r>
      <w:r w:rsidR="00B97AA3">
        <w:rPr>
          <w:rFonts w:ascii="Times New Roman" w:hAnsi="Times New Roman" w:cs="Times New Roman" w:hint="eastAsia"/>
        </w:rPr>
        <w:t xml:space="preserve"> of </w:t>
      </w:r>
      <w:ins w:id="250" w:author="Fadel Ewusi kofi Adoe" w:date="2014-05-21T13:09:00Z">
        <w:r w:rsidR="00894663">
          <w:rPr>
            <w:rFonts w:ascii="Times New Roman" w:hAnsi="Times New Roman" w:cs="Times New Roman"/>
          </w:rPr>
          <w:t xml:space="preserve">the </w:t>
        </w:r>
      </w:ins>
      <w:r w:rsidR="00B97AA3">
        <w:rPr>
          <w:rFonts w:ascii="Times New Roman" w:hAnsi="Times New Roman" w:cs="Times New Roman" w:hint="eastAsia"/>
        </w:rPr>
        <w:t>3D object</w:t>
      </w:r>
      <w:r w:rsidR="00B97AA3" w:rsidRPr="006F4D97">
        <w:rPr>
          <w:rFonts w:ascii="Times New Roman" w:hAnsi="Times New Roman" w:cs="Times New Roman"/>
        </w:rPr>
        <w:t xml:space="preserve"> must </w:t>
      </w:r>
      <w:commentRangeStart w:id="251"/>
      <w:r w:rsidR="00B97AA3" w:rsidRPr="006F4D97">
        <w:rPr>
          <w:rFonts w:ascii="Times New Roman" w:hAnsi="Times New Roman" w:cs="Times New Roman"/>
        </w:rPr>
        <w:t xml:space="preserve">be </w:t>
      </w:r>
      <w:r w:rsidR="00B97AA3">
        <w:rPr>
          <w:rFonts w:ascii="Times New Roman" w:hAnsi="Times New Roman" w:cs="Times New Roman" w:hint="eastAsia"/>
        </w:rPr>
        <w:t xml:space="preserve">in </w:t>
      </w:r>
      <w:r w:rsidR="00B97AA3" w:rsidRPr="006F4D97">
        <w:rPr>
          <w:rFonts w:ascii="Times New Roman" w:hAnsi="Times New Roman" w:cs="Times New Roman"/>
        </w:rPr>
        <w:t xml:space="preserve">20,000 </w:t>
      </w:r>
      <w:commentRangeEnd w:id="251"/>
      <w:r w:rsidR="00894663">
        <w:rPr>
          <w:rStyle w:val="CommentReference"/>
        </w:rPr>
        <w:commentReference w:id="251"/>
      </w:r>
      <w:r w:rsidR="00B97AA3" w:rsidRPr="006F4D97">
        <w:rPr>
          <w:rFonts w:ascii="Times New Roman" w:hAnsi="Times New Roman" w:cs="Times New Roman"/>
        </w:rPr>
        <w:t xml:space="preserve">in almost </w:t>
      </w:r>
      <w:ins w:id="252" w:author="Fadel Ewusi kofi Adoe" w:date="2014-05-21T13:09:00Z">
        <w:r w:rsidR="00894663">
          <w:rPr>
            <w:rFonts w:ascii="Times New Roman" w:hAnsi="Times New Roman" w:cs="Times New Roman"/>
          </w:rPr>
          <w:t xml:space="preserve">all </w:t>
        </w:r>
      </w:ins>
      <w:r w:rsidR="00B97AA3" w:rsidRPr="006F4D97">
        <w:rPr>
          <w:rFonts w:ascii="Times New Roman" w:hAnsi="Times New Roman" w:cs="Times New Roman"/>
        </w:rPr>
        <w:t xml:space="preserve">3D applications. </w:t>
      </w:r>
      <w:del w:id="253" w:author="Fadel Ewusi kofi Adoe" w:date="2014-05-21T13:13:00Z">
        <w:r w:rsidR="00B97AA3" w:rsidRPr="006F4D97" w:rsidDel="00894663">
          <w:rPr>
            <w:rFonts w:ascii="Times New Roman" w:hAnsi="Times New Roman" w:cs="Times New Roman"/>
          </w:rPr>
          <w:delText xml:space="preserve">The </w:delText>
        </w:r>
      </w:del>
      <w:r w:rsidR="00B97AA3" w:rsidRPr="006F4D97">
        <w:rPr>
          <w:rFonts w:ascii="Times New Roman" w:hAnsi="Times New Roman" w:cs="Times New Roman"/>
        </w:rPr>
        <w:t xml:space="preserve">Apple </w:t>
      </w:r>
      <w:ins w:id="254" w:author="Fadel Ewusi kofi Adoe" w:date="2014-05-21T13:13:00Z">
        <w:r w:rsidR="00894663">
          <w:rPr>
            <w:rFonts w:ascii="Times New Roman" w:hAnsi="Times New Roman" w:cs="Times New Roman"/>
          </w:rPr>
          <w:t>had</w:t>
        </w:r>
      </w:ins>
      <w:del w:id="255" w:author="Fadel Ewusi kofi Adoe" w:date="2014-05-21T13:13:00Z">
        <w:r w:rsidR="00B97AA3" w:rsidRPr="006F4D97" w:rsidDel="00894663">
          <w:rPr>
            <w:rFonts w:ascii="Times New Roman" w:hAnsi="Times New Roman" w:cs="Times New Roman"/>
          </w:rPr>
          <w:delText>is</w:delText>
        </w:r>
      </w:del>
      <w:r w:rsidR="00B97AA3" w:rsidRPr="006F4D97">
        <w:rPr>
          <w:rFonts w:ascii="Times New Roman" w:hAnsi="Times New Roman" w:cs="Times New Roman"/>
        </w:rPr>
        <w:t xml:space="preserve"> mention</w:t>
      </w:r>
      <w:ins w:id="256" w:author="Fadel Ewusi kofi Adoe" w:date="2014-05-21T13:13:00Z">
        <w:r w:rsidR="00894663">
          <w:rPr>
            <w:rFonts w:ascii="Times New Roman" w:hAnsi="Times New Roman" w:cs="Times New Roman"/>
          </w:rPr>
          <w:t>ed</w:t>
        </w:r>
      </w:ins>
      <w:del w:id="257" w:author="Fadel Ewusi kofi Adoe" w:date="2014-05-21T13:44:00Z">
        <w:r w:rsidR="00B97AA3" w:rsidRPr="006F4D97" w:rsidDel="00AB40E1">
          <w:rPr>
            <w:rFonts w:ascii="Times New Roman" w:hAnsi="Times New Roman" w:cs="Times New Roman"/>
          </w:rPr>
          <w:delText xml:space="preserve">ing </w:delText>
        </w:r>
      </w:del>
      <w:del w:id="258" w:author="Fadel Ewusi kofi Adoe" w:date="2014-05-21T13:13:00Z">
        <w:r w:rsidR="00B97AA3" w:rsidRPr="006F4D97" w:rsidDel="00894663">
          <w:rPr>
            <w:rFonts w:ascii="Times New Roman" w:hAnsi="Times New Roman" w:cs="Times New Roman"/>
          </w:rPr>
          <w:delText>about</w:delText>
        </w:r>
      </w:del>
      <w:r w:rsidR="00B97AA3" w:rsidRPr="006F4D97">
        <w:rPr>
          <w:rFonts w:ascii="Times New Roman" w:hAnsi="Times New Roman" w:cs="Times New Roman"/>
        </w:rPr>
        <w:t xml:space="preserve"> th</w:t>
      </w:r>
      <w:ins w:id="259" w:author="Fadel Ewusi kofi Adoe" w:date="2014-05-21T13:13:00Z">
        <w:r w:rsidR="00894663">
          <w:rPr>
            <w:rFonts w:ascii="Times New Roman" w:hAnsi="Times New Roman" w:cs="Times New Roman"/>
          </w:rPr>
          <w:t>ese</w:t>
        </w:r>
      </w:ins>
      <w:ins w:id="260" w:author="Fadel Ewusi kofi Adoe" w:date="2014-05-21T13:44:00Z">
        <w:r w:rsidR="00AB40E1">
          <w:rPr>
            <w:rFonts w:ascii="Times New Roman" w:hAnsi="Times New Roman" w:cs="Times New Roman"/>
          </w:rPr>
          <w:t xml:space="preserve"> </w:t>
        </w:r>
      </w:ins>
      <w:del w:id="261" w:author="Fadel Ewusi kofi Adoe" w:date="2014-05-21T13:44:00Z">
        <w:r w:rsidR="00B97AA3" w:rsidRPr="006F4D97" w:rsidDel="00AB40E1">
          <w:rPr>
            <w:rFonts w:ascii="Times New Roman" w:hAnsi="Times New Roman" w:cs="Times New Roman"/>
          </w:rPr>
          <w:delText>i</w:delText>
        </w:r>
      </w:del>
      <w:del w:id="262" w:author="Fadel Ewusi kofi Adoe" w:date="2014-05-21T13:13:00Z">
        <w:r w:rsidR="00B97AA3" w:rsidRPr="006F4D97" w:rsidDel="00894663">
          <w:rPr>
            <w:rFonts w:ascii="Times New Roman" w:hAnsi="Times New Roman" w:cs="Times New Roman"/>
          </w:rPr>
          <w:delText xml:space="preserve">s </w:delText>
        </w:r>
      </w:del>
      <w:r w:rsidR="00B97AA3" w:rsidRPr="006F4D97">
        <w:rPr>
          <w:rFonts w:ascii="Times New Roman" w:hAnsi="Times New Roman" w:cs="Times New Roman"/>
        </w:rPr>
        <w:t xml:space="preserve">limitations in </w:t>
      </w:r>
      <w:ins w:id="263" w:author="Fadel Ewusi kofi Adoe" w:date="2014-05-21T13:13:00Z">
        <w:r w:rsidR="00894663">
          <w:rPr>
            <w:rFonts w:ascii="Times New Roman" w:hAnsi="Times New Roman" w:cs="Times New Roman"/>
          </w:rPr>
          <w:t xml:space="preserve">its </w:t>
        </w:r>
      </w:ins>
      <w:r w:rsidR="00B97AA3" w:rsidRPr="006F4D97">
        <w:rPr>
          <w:rFonts w:ascii="Times New Roman" w:hAnsi="Times New Roman" w:cs="Times New Roman"/>
        </w:rPr>
        <w:t xml:space="preserve">technical </w:t>
      </w:r>
      <w:r w:rsidR="00B97AA3" w:rsidRPr="006F4D97">
        <w:rPr>
          <w:rFonts w:ascii="Times New Roman" w:hAnsi="Times New Roman" w:cs="Times New Roman"/>
        </w:rPr>
        <w:lastRenderedPageBreak/>
        <w:t>document, ‘iBook Author: Best practices for using 3D models’ too.</w:t>
      </w:r>
      <w:r w:rsidR="00B97AA3" w:rsidRPr="00DF4AF6">
        <w:rPr>
          <w:rFonts w:ascii="Times New Roman" w:hAnsi="Times New Roman" w:cs="Times New Roman"/>
          <w:noProof/>
          <w:vertAlign w:val="superscript"/>
        </w:rPr>
        <w:t>10</w:t>
      </w:r>
      <w:r w:rsidR="00B97AA3">
        <w:rPr>
          <w:rFonts w:ascii="Times New Roman" w:hAnsi="Times New Roman" w:cs="Times New Roman" w:hint="eastAsia"/>
        </w:rPr>
        <w:t xml:space="preserve"> </w:t>
      </w:r>
      <w:r w:rsidR="00B97AA3" w:rsidRPr="006F4D97">
        <w:rPr>
          <w:rFonts w:ascii="Times New Roman" w:hAnsi="Times New Roman" w:cs="Times New Roman"/>
        </w:rPr>
        <w:t xml:space="preserve">If </w:t>
      </w:r>
      <w:ins w:id="264" w:author="Fadel Ewusi kofi Adoe" w:date="2014-05-21T13:15:00Z">
        <w:r w:rsidR="00894663">
          <w:rPr>
            <w:rFonts w:ascii="Times New Roman" w:hAnsi="Times New Roman" w:cs="Times New Roman"/>
          </w:rPr>
          <w:t>an</w:t>
        </w:r>
      </w:ins>
      <w:del w:id="265" w:author="Fadel Ewusi kofi Adoe" w:date="2014-05-21T13:15:00Z">
        <w:r w:rsidR="00B97AA3" w:rsidRPr="006F4D97" w:rsidDel="00894663">
          <w:rPr>
            <w:rFonts w:ascii="Times New Roman" w:hAnsi="Times New Roman" w:cs="Times New Roman"/>
          </w:rPr>
          <w:delText>one</w:delText>
        </w:r>
      </w:del>
      <w:r w:rsidR="00B97AA3" w:rsidRPr="006F4D97">
        <w:rPr>
          <w:rFonts w:ascii="Times New Roman" w:hAnsi="Times New Roman" w:cs="Times New Roman"/>
        </w:rPr>
        <w:t xml:space="preserve"> object </w:t>
      </w:r>
      <w:del w:id="266" w:author="Fadel Ewusi kofi Adoe" w:date="2014-05-21T13:15:00Z">
        <w:r w:rsidR="00B97AA3" w:rsidRPr="006F4D97" w:rsidDel="00894663">
          <w:rPr>
            <w:rFonts w:ascii="Times New Roman" w:hAnsi="Times New Roman" w:cs="Times New Roman"/>
          </w:rPr>
          <w:delText xml:space="preserve">is </w:delText>
        </w:r>
        <w:r w:rsidR="00B97AA3" w:rsidDel="00894663">
          <w:rPr>
            <w:rFonts w:ascii="Times New Roman" w:hAnsi="Times New Roman" w:cs="Times New Roman" w:hint="eastAsia"/>
          </w:rPr>
          <w:delText>bigger than</w:delText>
        </w:r>
      </w:del>
      <w:ins w:id="267" w:author="Fadel Ewusi kofi Adoe" w:date="2014-05-21T13:44:00Z">
        <w:r w:rsidR="00121AEA">
          <w:rPr>
            <w:rFonts w:ascii="Times New Roman" w:hAnsi="Times New Roman" w:cs="Times New Roman"/>
          </w:rPr>
          <w:t>violates</w:t>
        </w:r>
      </w:ins>
      <w:r w:rsidR="00B97AA3" w:rsidRPr="006F4D97">
        <w:rPr>
          <w:rFonts w:ascii="Times New Roman" w:hAnsi="Times New Roman" w:cs="Times New Roman"/>
        </w:rPr>
        <w:t xml:space="preserve"> these limitations, </w:t>
      </w:r>
      <w:ins w:id="268" w:author="Fadel Ewusi kofi Adoe" w:date="2014-05-21T13:16:00Z">
        <w:r w:rsidR="00894663">
          <w:rPr>
            <w:rFonts w:ascii="Times New Roman" w:hAnsi="Times New Roman" w:cs="Times New Roman"/>
          </w:rPr>
          <w:t xml:space="preserve">the </w:t>
        </w:r>
      </w:ins>
      <w:r w:rsidR="00B97AA3" w:rsidRPr="006F4D97">
        <w:rPr>
          <w:rFonts w:ascii="Times New Roman" w:hAnsi="Times New Roman" w:cs="Times New Roman"/>
        </w:rPr>
        <w:t xml:space="preserve">3DVIA web site will reject uploading or </w:t>
      </w:r>
      <w:ins w:id="269" w:author="Fadel Ewusi kofi Adoe" w:date="2014-05-21T13:16:00Z">
        <w:r w:rsidR="00894663">
          <w:rPr>
            <w:rFonts w:ascii="Times New Roman" w:hAnsi="Times New Roman" w:cs="Times New Roman"/>
          </w:rPr>
          <w:t>possibly</w:t>
        </w:r>
      </w:ins>
      <w:del w:id="270" w:author="Fadel Ewusi kofi Adoe" w:date="2014-05-21T13:16:00Z">
        <w:r w:rsidR="00B97AA3" w:rsidRPr="006F4D97" w:rsidDel="00894663">
          <w:rPr>
            <w:rFonts w:ascii="Times New Roman" w:hAnsi="Times New Roman" w:cs="Times New Roman"/>
          </w:rPr>
          <w:delText xml:space="preserve">even if it </w:delText>
        </w:r>
      </w:del>
      <w:del w:id="271" w:author="Fadel Ewusi kofi Adoe" w:date="2014-05-21T13:17:00Z">
        <w:r w:rsidR="00B97AA3" w:rsidRPr="006F4D97" w:rsidDel="00894663">
          <w:rPr>
            <w:rFonts w:ascii="Times New Roman" w:hAnsi="Times New Roman" w:cs="Times New Roman"/>
          </w:rPr>
          <w:delText>is possible</w:delText>
        </w:r>
      </w:del>
      <w:del w:id="272" w:author="Fadel Ewusi kofi Adoe" w:date="2014-05-21T13:44:00Z">
        <w:r w:rsidR="00B97AA3" w:rsidRPr="006F4D97" w:rsidDel="00121AEA">
          <w:rPr>
            <w:rFonts w:ascii="Times New Roman" w:hAnsi="Times New Roman" w:cs="Times New Roman"/>
          </w:rPr>
          <w:delText>,</w:delText>
        </w:r>
      </w:del>
      <w:r w:rsidR="00B97AA3" w:rsidRPr="006F4D97">
        <w:rPr>
          <w:rFonts w:ascii="Times New Roman" w:hAnsi="Times New Roman" w:cs="Times New Roman"/>
        </w:rPr>
        <w:t xml:space="preserve"> part of </w:t>
      </w:r>
      <w:ins w:id="273" w:author="Fadel Ewusi kofi Adoe" w:date="2014-05-21T13:17:00Z">
        <w:r w:rsidR="00894663">
          <w:rPr>
            <w:rFonts w:ascii="Times New Roman" w:hAnsi="Times New Roman" w:cs="Times New Roman"/>
          </w:rPr>
          <w:t xml:space="preserve">the </w:t>
        </w:r>
      </w:ins>
      <w:r w:rsidR="00B97AA3" w:rsidRPr="006F4D97">
        <w:rPr>
          <w:rFonts w:ascii="Times New Roman" w:hAnsi="Times New Roman" w:cs="Times New Roman"/>
        </w:rPr>
        <w:t xml:space="preserve">model will </w:t>
      </w:r>
      <w:del w:id="274" w:author="Fadel Ewusi kofi Adoe" w:date="2014-05-21T13:17:00Z">
        <w:r w:rsidR="00B97AA3" w:rsidRPr="006F4D97" w:rsidDel="00894663">
          <w:rPr>
            <w:rFonts w:ascii="Times New Roman" w:hAnsi="Times New Roman" w:cs="Times New Roman"/>
          </w:rPr>
          <w:delText xml:space="preserve">be </w:delText>
        </w:r>
      </w:del>
      <w:r w:rsidR="00B97AA3">
        <w:rPr>
          <w:rFonts w:ascii="Times New Roman" w:hAnsi="Times New Roman" w:cs="Times New Roman" w:hint="eastAsia"/>
        </w:rPr>
        <w:t>disappear</w:t>
      </w:r>
      <w:del w:id="275" w:author="Fadel Ewusi kofi Adoe" w:date="2014-05-21T13:17:00Z">
        <w:r w:rsidR="00B97AA3" w:rsidDel="00894663">
          <w:rPr>
            <w:rFonts w:ascii="Times New Roman" w:hAnsi="Times New Roman" w:cs="Times New Roman" w:hint="eastAsia"/>
          </w:rPr>
          <w:delText>ed</w:delText>
        </w:r>
      </w:del>
      <w:r w:rsidR="00B97AA3">
        <w:rPr>
          <w:rFonts w:ascii="Times New Roman" w:hAnsi="Times New Roman" w:cs="Times New Roman" w:hint="eastAsia"/>
        </w:rPr>
        <w:t xml:space="preserve"> or</w:t>
      </w:r>
      <w:ins w:id="276" w:author="Fadel Ewusi kofi Adoe" w:date="2014-05-21T13:17:00Z">
        <w:r w:rsidR="00894663">
          <w:rPr>
            <w:rFonts w:ascii="Times New Roman" w:hAnsi="Times New Roman" w:cs="Times New Roman"/>
          </w:rPr>
          <w:t xml:space="preserve"> break</w:t>
        </w:r>
      </w:ins>
      <w:del w:id="277" w:author="Fadel Ewusi kofi Adoe" w:date="2014-05-21T13:44:00Z">
        <w:r w:rsidR="00B97AA3" w:rsidRPr="006F4D97" w:rsidDel="00121AEA">
          <w:rPr>
            <w:rFonts w:ascii="Times New Roman" w:hAnsi="Times New Roman" w:cs="Times New Roman"/>
          </w:rPr>
          <w:delText xml:space="preserve"> </w:delText>
        </w:r>
      </w:del>
      <w:del w:id="278" w:author="Fadel Ewusi kofi Adoe" w:date="2014-05-21T13:17:00Z">
        <w:r w:rsidR="00B97AA3" w:rsidRPr="006F4D97" w:rsidDel="00894663">
          <w:rPr>
            <w:rFonts w:ascii="Times New Roman" w:hAnsi="Times New Roman" w:cs="Times New Roman"/>
          </w:rPr>
          <w:delText>broken</w:delText>
        </w:r>
      </w:del>
      <w:r w:rsidR="00B97AA3">
        <w:rPr>
          <w:rFonts w:ascii="Times New Roman" w:hAnsi="Times New Roman" w:cs="Times New Roman" w:hint="eastAsia"/>
        </w:rPr>
        <w:t xml:space="preserve"> </w:t>
      </w:r>
      <w:r w:rsidR="00B97AA3" w:rsidRPr="006F4D97">
        <w:rPr>
          <w:rFonts w:ascii="Times New Roman" w:hAnsi="Times New Roman" w:cs="Times New Roman"/>
        </w:rPr>
        <w:t xml:space="preserve">on </w:t>
      </w:r>
      <w:ins w:id="279" w:author="Fadel Ewusi kofi Adoe" w:date="2014-05-21T13:17:00Z">
        <w:r w:rsidR="00894663">
          <w:rPr>
            <w:rFonts w:ascii="Times New Roman" w:hAnsi="Times New Roman" w:cs="Times New Roman"/>
          </w:rPr>
          <w:t xml:space="preserve">an </w:t>
        </w:r>
      </w:ins>
      <w:r w:rsidR="00B97AA3" w:rsidRPr="006F4D97">
        <w:rPr>
          <w:rFonts w:ascii="Times New Roman" w:hAnsi="Times New Roman" w:cs="Times New Roman"/>
        </w:rPr>
        <w:t>iPad viewer.</w:t>
      </w:r>
      <w:r w:rsidR="00B97AA3">
        <w:rPr>
          <w:rFonts w:ascii="Times New Roman" w:hAnsi="Times New Roman" w:cs="Times New Roman" w:hint="eastAsia"/>
        </w:rPr>
        <w:t xml:space="preserve"> </w:t>
      </w:r>
      <w:ins w:id="280" w:author="Fadel Ewusi kofi Adoe" w:date="2014-05-21T13:18:00Z">
        <w:r w:rsidR="00894663">
          <w:rPr>
            <w:rFonts w:ascii="Times New Roman" w:hAnsi="Times New Roman" w:cs="Times New Roman"/>
          </w:rPr>
          <w:t xml:space="preserve">We note that </w:t>
        </w:r>
      </w:ins>
      <w:del w:id="281" w:author="Fadel Ewusi kofi Adoe" w:date="2014-05-21T13:18:00Z">
        <w:r w:rsidR="00B97AA3" w:rsidRPr="006F4D97" w:rsidDel="00894663">
          <w:rPr>
            <w:rFonts w:ascii="Times New Roman" w:hAnsi="Times New Roman" w:cs="Times New Roman"/>
          </w:rPr>
          <w:delText>A</w:delText>
        </w:r>
      </w:del>
      <w:ins w:id="282" w:author="Fadel Ewusi kofi Adoe" w:date="2014-05-21T13:18:00Z">
        <w:r w:rsidR="00894663">
          <w:rPr>
            <w:rFonts w:ascii="Times New Roman" w:hAnsi="Times New Roman" w:cs="Times New Roman"/>
          </w:rPr>
          <w:t>a</w:t>
        </w:r>
      </w:ins>
      <w:r w:rsidR="00B97AA3" w:rsidRPr="006F4D97">
        <w:rPr>
          <w:rFonts w:ascii="Times New Roman" w:hAnsi="Times New Roman" w:cs="Times New Roman"/>
        </w:rPr>
        <w:t>dvanced visual effects (surface glossing, transference, et al) in medical 3D program of PC are not supported in iPad apps.</w:t>
      </w:r>
    </w:p>
    <w:p w14:paraId="6B100749" w14:textId="0893DCEE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</w:rPr>
        <w:t xml:space="preserve">Safety of iPad in operative room could be a critical point in this trial. There is no evidence that </w:t>
      </w:r>
      <w:r>
        <w:rPr>
          <w:rFonts w:ascii="Times New Roman" w:hAnsi="Times New Roman" w:cs="Times New Roman" w:hint="eastAsia"/>
        </w:rPr>
        <w:t xml:space="preserve">supports </w:t>
      </w:r>
      <w:del w:id="283" w:author="Fadel Ewusi kofi Adoe" w:date="2014-05-21T13:20:00Z">
        <w:r w:rsidDel="00087B09">
          <w:rPr>
            <w:rFonts w:ascii="Times New Roman" w:hAnsi="Times New Roman" w:cs="Times New Roman" w:hint="eastAsia"/>
          </w:rPr>
          <w:delText>the</w:delText>
        </w:r>
      </w:del>
      <w:del w:id="284" w:author="Fadel Ewusi kofi Adoe" w:date="2014-05-21T13:45:00Z">
        <w:r w:rsidDel="00564BEF">
          <w:rPr>
            <w:rFonts w:ascii="Times New Roman" w:hAnsi="Times New Roman" w:cs="Times New Roman" w:hint="eastAsia"/>
          </w:rPr>
          <w:delText xml:space="preserve"> </w:delText>
        </w:r>
      </w:del>
      <w:r>
        <w:rPr>
          <w:rFonts w:ascii="Times New Roman" w:hAnsi="Times New Roman" w:cs="Times New Roman" w:hint="eastAsia"/>
        </w:rPr>
        <w:t xml:space="preserve">safety </w:t>
      </w:r>
      <w:r>
        <w:rPr>
          <w:rFonts w:ascii="Times New Roman" w:hAnsi="Times New Roman" w:cs="Times New Roman"/>
        </w:rPr>
        <w:t>against</w:t>
      </w:r>
      <w:r>
        <w:rPr>
          <w:rFonts w:ascii="Times New Roman" w:hAnsi="Times New Roman" w:cs="Times New Roman" w:hint="eastAsia"/>
        </w:rPr>
        <w:t xml:space="preserve"> in</w:t>
      </w:r>
      <w:r w:rsidRPr="006F4D97">
        <w:rPr>
          <w:rFonts w:ascii="Times New Roman" w:hAnsi="Times New Roman" w:cs="Times New Roman"/>
        </w:rPr>
        <w:t xml:space="preserve">fection </w:t>
      </w:r>
      <w:r>
        <w:rPr>
          <w:rFonts w:ascii="Times New Roman" w:hAnsi="Times New Roman" w:cs="Times New Roman" w:hint="eastAsia"/>
        </w:rPr>
        <w:t>for</w:t>
      </w:r>
      <w:r w:rsidRPr="006F4D97">
        <w:rPr>
          <w:rFonts w:ascii="Times New Roman" w:hAnsi="Times New Roman" w:cs="Times New Roman"/>
        </w:rPr>
        <w:t xml:space="preserve"> long and continuous physical contact</w:t>
      </w:r>
      <w:del w:id="285" w:author="Fadel Ewusi kofi Adoe" w:date="2014-05-21T13:20:00Z">
        <w:r w:rsidRPr="006F4D97" w:rsidDel="00087B09">
          <w:rPr>
            <w:rFonts w:ascii="Times New Roman" w:hAnsi="Times New Roman" w:cs="Times New Roman"/>
          </w:rPr>
          <w:delText xml:space="preserve"> even it </w:delText>
        </w:r>
        <w:commentRangeStart w:id="286"/>
        <w:r w:rsidRPr="006F4D97" w:rsidDel="00087B09">
          <w:rPr>
            <w:rFonts w:ascii="Times New Roman" w:hAnsi="Times New Roman" w:cs="Times New Roman"/>
          </w:rPr>
          <w:delText>sealed</w:delText>
        </w:r>
      </w:del>
      <w:commentRangeEnd w:id="286"/>
      <w:r w:rsidR="00087B09">
        <w:rPr>
          <w:rStyle w:val="CommentReference"/>
        </w:rPr>
        <w:commentReference w:id="286"/>
      </w:r>
      <w:r w:rsidRPr="006F4D97">
        <w:rPr>
          <w:rFonts w:ascii="Times New Roman" w:hAnsi="Times New Roman" w:cs="Times New Roman"/>
        </w:rPr>
        <w:t>.</w:t>
      </w:r>
      <w:r w:rsidRPr="00DF4AF6">
        <w:rPr>
          <w:rFonts w:ascii="Times New Roman" w:hAnsi="Times New Roman" w:cs="Times New Roman"/>
          <w:noProof/>
          <w:vertAlign w:val="superscript"/>
        </w:rPr>
        <w:t>11</w:t>
      </w:r>
    </w:p>
    <w:p w14:paraId="60F47AE6" w14:textId="6163ACBD" w:rsidR="00B97AA3" w:rsidRPr="006F4D97" w:rsidDel="00564BEF" w:rsidRDefault="00B97AA3" w:rsidP="00B97AA3">
      <w:pPr>
        <w:wordWrap/>
        <w:spacing w:line="480" w:lineRule="auto"/>
        <w:jc w:val="left"/>
        <w:rPr>
          <w:del w:id="287" w:author="Fadel Ewusi kofi Adoe" w:date="2014-05-21T13:45:00Z"/>
          <w:rFonts w:ascii="Times New Roman" w:hAnsi="Times New Roman" w:cs="Times New Roman"/>
        </w:rPr>
      </w:pPr>
      <w:del w:id="288" w:author="Fadel Ewusi kofi Adoe" w:date="2014-05-21T13:26:00Z">
        <w:r w:rsidRPr="006F4D97" w:rsidDel="00087B09">
          <w:rPr>
            <w:rFonts w:ascii="Times New Roman" w:hAnsi="Times New Roman" w:cs="Times New Roman"/>
          </w:rPr>
          <w:delText>We would like to close our treatise with further expected things</w:delText>
        </w:r>
      </w:del>
      <w:del w:id="289" w:author="Fadel Ewusi kofi Adoe" w:date="2014-05-21T13:45:00Z">
        <w:r w:rsidRPr="006F4D97" w:rsidDel="00564BEF">
          <w:rPr>
            <w:rFonts w:ascii="Times New Roman" w:hAnsi="Times New Roman" w:cs="Times New Roman"/>
          </w:rPr>
          <w:delText>.</w:delText>
        </w:r>
      </w:del>
      <w:ins w:id="290" w:author="Fadel Ewusi kofi Adoe" w:date="2014-05-21T13:26:00Z">
        <w:r w:rsidR="00087B09">
          <w:rPr>
            <w:rFonts w:ascii="Times New Roman" w:hAnsi="Times New Roman" w:cs="Times New Roman"/>
          </w:rPr>
          <w:t>To conclude, we remark that</w:t>
        </w:r>
      </w:ins>
      <w:ins w:id="291" w:author="Fadel Ewusi kofi Adoe" w:date="2014-05-21T13:45:00Z">
        <w:r w:rsidR="00564BEF">
          <w:rPr>
            <w:rFonts w:ascii="Times New Roman" w:hAnsi="Times New Roman" w:cs="Times New Roman"/>
          </w:rPr>
          <w:t xml:space="preserve"> </w:t>
        </w:r>
      </w:ins>
    </w:p>
    <w:p w14:paraId="1E1BB262" w14:textId="51A922AC" w:rsidR="00B97AA3" w:rsidRDefault="00B97AA3" w:rsidP="00564BEF">
      <w:pPr>
        <w:wordWrap/>
        <w:spacing w:line="480" w:lineRule="auto"/>
        <w:jc w:val="left"/>
        <w:rPr>
          <w:rFonts w:ascii="Times New Roman" w:hAnsi="Times New Roman" w:cs="Times New Roman"/>
        </w:rPr>
        <w:pPrChange w:id="292" w:author="Fadel Ewusi kofi Adoe" w:date="2014-05-21T13:45:00Z">
          <w:pPr>
            <w:wordWrap/>
            <w:spacing w:line="480" w:lineRule="auto"/>
            <w:jc w:val="left"/>
          </w:pPr>
        </w:pPrChange>
      </w:pPr>
      <w:del w:id="293" w:author="Fadel Ewusi kofi Adoe" w:date="2014-05-21T13:27:00Z">
        <w:r w:rsidRPr="006F4D97" w:rsidDel="00087B09">
          <w:rPr>
            <w:rFonts w:ascii="Times New Roman" w:hAnsi="Times New Roman" w:cs="Times New Roman"/>
          </w:rPr>
          <w:delText xml:space="preserve">A </w:delText>
        </w:r>
      </w:del>
      <w:del w:id="294" w:author="Fadel Ewusi kofi Adoe" w:date="2014-05-21T13:45:00Z">
        <w:r w:rsidRPr="006F4D97" w:rsidDel="00564BEF">
          <w:rPr>
            <w:rFonts w:ascii="Times New Roman" w:hAnsi="Times New Roman" w:cs="Times New Roman"/>
          </w:rPr>
          <w:delText xml:space="preserve">diverse </w:delText>
        </w:r>
      </w:del>
      <w:del w:id="295" w:author="Fadel Ewusi kofi Adoe" w:date="2014-05-21T13:28:00Z">
        <w:r w:rsidRPr="006F4D97" w:rsidDel="00087B09">
          <w:rPr>
            <w:rFonts w:ascii="Times New Roman" w:hAnsi="Times New Roman" w:cs="Times New Roman"/>
          </w:rPr>
          <w:delText xml:space="preserve">of </w:delText>
        </w:r>
      </w:del>
      <w:r w:rsidRPr="006F4D97">
        <w:rPr>
          <w:rFonts w:ascii="Times New Roman" w:hAnsi="Times New Roman" w:cs="Times New Roman"/>
        </w:rPr>
        <w:t>3D medical programs</w:t>
      </w:r>
      <w:ins w:id="296" w:author="Fadel Ewusi kofi Adoe" w:date="2014-05-21T13:29:00Z">
        <w:r w:rsidR="0094675C">
          <w:rPr>
            <w:rFonts w:ascii="Times New Roman" w:hAnsi="Times New Roman" w:cs="Times New Roman"/>
          </w:rPr>
          <w:t>, with time,</w:t>
        </w:r>
      </w:ins>
      <w:r w:rsidRPr="006F4D97">
        <w:rPr>
          <w:rFonts w:ascii="Times New Roman" w:hAnsi="Times New Roman" w:cs="Times New Roman"/>
        </w:rPr>
        <w:t xml:space="preserve"> </w:t>
      </w:r>
      <w:ins w:id="297" w:author="Fadel Ewusi kofi Adoe" w:date="2014-05-21T13:29:00Z">
        <w:r w:rsidR="0094675C">
          <w:rPr>
            <w:rFonts w:ascii="Times New Roman" w:hAnsi="Times New Roman" w:cs="Times New Roman"/>
          </w:rPr>
          <w:t xml:space="preserve">should </w:t>
        </w:r>
      </w:ins>
      <w:del w:id="298" w:author="Fadel Ewusi kofi Adoe" w:date="2014-05-21T13:28:00Z">
        <w:r w:rsidRPr="006F4D97" w:rsidDel="00087B09">
          <w:rPr>
            <w:rFonts w:ascii="Times New Roman" w:hAnsi="Times New Roman" w:cs="Times New Roman"/>
          </w:rPr>
          <w:delText>will</w:delText>
        </w:r>
      </w:del>
      <w:del w:id="299" w:author="Fadel Ewusi kofi Adoe" w:date="2014-05-21T13:45:00Z">
        <w:r w:rsidRPr="006F4D97" w:rsidDel="00564BEF">
          <w:rPr>
            <w:rFonts w:ascii="Times New Roman" w:hAnsi="Times New Roman" w:cs="Times New Roman"/>
          </w:rPr>
          <w:delText xml:space="preserve"> </w:delText>
        </w:r>
      </w:del>
      <w:r w:rsidRPr="006F4D97">
        <w:rPr>
          <w:rFonts w:ascii="Times New Roman" w:hAnsi="Times New Roman" w:cs="Times New Roman"/>
        </w:rPr>
        <w:t xml:space="preserve">support </w:t>
      </w:r>
      <w:del w:id="300" w:author="Fadel Ewusi kofi Adoe" w:date="2014-05-21T13:29:00Z">
        <w:r w:rsidRPr="006F4D97" w:rsidDel="0094675C">
          <w:rPr>
            <w:rFonts w:ascii="Times New Roman" w:hAnsi="Times New Roman" w:cs="Times New Roman"/>
          </w:rPr>
          <w:delText>in</w:delText>
        </w:r>
      </w:del>
      <w:del w:id="301" w:author="Fadel Ewusi kofi Adoe" w:date="2014-05-21T13:45:00Z">
        <w:r w:rsidRPr="006F4D97" w:rsidDel="00564BEF">
          <w:rPr>
            <w:rFonts w:ascii="Times New Roman" w:hAnsi="Times New Roman" w:cs="Times New Roman"/>
          </w:rPr>
          <w:delText xml:space="preserve"> </w:delText>
        </w:r>
      </w:del>
      <w:r w:rsidRPr="006F4D97">
        <w:rPr>
          <w:rFonts w:ascii="Times New Roman" w:hAnsi="Times New Roman" w:cs="Times New Roman"/>
        </w:rPr>
        <w:t>exporting to conventional 3D file</w:t>
      </w:r>
      <w:ins w:id="302" w:author="Fadel Ewusi kofi Adoe" w:date="2014-05-21T13:30:00Z">
        <w:r w:rsidR="0094675C">
          <w:rPr>
            <w:rFonts w:ascii="Times New Roman" w:hAnsi="Times New Roman" w:cs="Times New Roman"/>
          </w:rPr>
          <w:t xml:space="preserve"> formats</w:t>
        </w:r>
      </w:ins>
      <w:del w:id="303" w:author="Fadel Ewusi kofi Adoe" w:date="2014-05-21T13:30:00Z">
        <w:r w:rsidRPr="006F4D97" w:rsidDel="0094675C">
          <w:rPr>
            <w:rFonts w:ascii="Times New Roman" w:hAnsi="Times New Roman" w:cs="Times New Roman"/>
          </w:rPr>
          <w:delText xml:space="preserve"> gradually</w:delText>
        </w:r>
      </w:del>
      <w:r w:rsidRPr="006F4D9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  <w:commentRangeStart w:id="304"/>
      <w:r w:rsidRPr="006F4D97">
        <w:rPr>
          <w:rFonts w:ascii="Times New Roman" w:hAnsi="Times New Roman" w:cs="Times New Roman"/>
        </w:rPr>
        <w:t xml:space="preserve">Each individual image program vendors will not willing to </w:t>
      </w:r>
      <w:r>
        <w:rPr>
          <w:rFonts w:ascii="Times New Roman" w:hAnsi="Times New Roman" w:cs="Times New Roman" w:hint="eastAsia"/>
        </w:rPr>
        <w:t xml:space="preserve">support to </w:t>
      </w:r>
      <w:r w:rsidRPr="006F4D97">
        <w:rPr>
          <w:rFonts w:ascii="Times New Roman" w:hAnsi="Times New Roman" w:cs="Times New Roman"/>
        </w:rPr>
        <w:t xml:space="preserve">export </w:t>
      </w:r>
      <w:r>
        <w:rPr>
          <w:rFonts w:ascii="Times New Roman" w:hAnsi="Times New Roman" w:cs="Times New Roman" w:hint="eastAsia"/>
        </w:rPr>
        <w:t>a 3D reconstructed object to different programs</w:t>
      </w:r>
      <w:r w:rsidRPr="006F4D97">
        <w:rPr>
          <w:rFonts w:ascii="Times New Roman" w:hAnsi="Times New Roman" w:cs="Times New Roman"/>
        </w:rPr>
        <w:t xml:space="preserve">. Also, they may try to control entire process from PC to mobile device </w:t>
      </w:r>
      <w:r>
        <w:rPr>
          <w:rFonts w:ascii="Times New Roman" w:hAnsi="Times New Roman" w:cs="Times New Roman" w:hint="eastAsia"/>
        </w:rPr>
        <w:t xml:space="preserve">with </w:t>
      </w:r>
      <w:r w:rsidRPr="006F4D97">
        <w:rPr>
          <w:rFonts w:ascii="Times New Roman" w:hAnsi="Times New Roman" w:cs="Times New Roman"/>
        </w:rPr>
        <w:t>their own expensive 3D solutions.</w:t>
      </w:r>
      <w:commentRangeEnd w:id="304"/>
      <w:r w:rsidR="0094675C">
        <w:rPr>
          <w:rStyle w:val="CommentReference"/>
        </w:rPr>
        <w:commentReference w:id="304"/>
      </w:r>
    </w:p>
    <w:p w14:paraId="27971180" w14:textId="77777777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commentRangeStart w:id="305"/>
      <w:r w:rsidRPr="006F4D97">
        <w:rPr>
          <w:rFonts w:ascii="Times New Roman" w:hAnsi="Times New Roman" w:cs="Times New Roman"/>
        </w:rPr>
        <w:t xml:space="preserve">However, </w:t>
      </w:r>
      <w:r>
        <w:rPr>
          <w:rFonts w:ascii="Times New Roman" w:hAnsi="Times New Roman" w:cs="Times New Roman" w:hint="eastAsia"/>
        </w:rPr>
        <w:t>we believe that it can be embodied with easy and cheap way.</w:t>
      </w:r>
      <w:commentRangeEnd w:id="305"/>
      <w:r w:rsidR="0094675C">
        <w:rPr>
          <w:rStyle w:val="CommentReference"/>
        </w:rPr>
        <w:commentReference w:id="305"/>
      </w:r>
    </w:p>
    <w:p w14:paraId="6987224E" w14:textId="2FE28394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</w:rPr>
        <w:t>Mobile device</w:t>
      </w:r>
      <w:ins w:id="306" w:author="Fadel Ewusi kofi Adoe" w:date="2014-05-21T13:35:00Z">
        <w:r w:rsidR="0094675C">
          <w:rPr>
            <w:rFonts w:ascii="Times New Roman" w:hAnsi="Times New Roman" w:cs="Times New Roman"/>
          </w:rPr>
          <w:t xml:space="preserve"> technology</w:t>
        </w:r>
      </w:ins>
      <w:r w:rsidRPr="006F4D97">
        <w:rPr>
          <w:rFonts w:ascii="Times New Roman" w:hAnsi="Times New Roman" w:cs="Times New Roman"/>
        </w:rPr>
        <w:t xml:space="preserve"> is developing rapidly.</w:t>
      </w:r>
      <w:r>
        <w:rPr>
          <w:rFonts w:ascii="Times New Roman" w:hAnsi="Times New Roman" w:cs="Times New Roman" w:hint="eastAsia"/>
        </w:rPr>
        <w:t xml:space="preserve"> </w:t>
      </w:r>
      <w:r w:rsidRPr="006F4D97">
        <w:rPr>
          <w:rFonts w:ascii="Times New Roman" w:hAnsi="Times New Roman" w:cs="Times New Roman"/>
        </w:rPr>
        <w:t>For example, the Apple doubled memory capacity of iPad for each model</w:t>
      </w:r>
      <w:ins w:id="307" w:author="Fadel Ewusi kofi Adoe" w:date="2014-05-21T13:35:00Z">
        <w:r w:rsidR="0094675C">
          <w:rPr>
            <w:rFonts w:ascii="Times New Roman" w:hAnsi="Times New Roman" w:cs="Times New Roman"/>
          </w:rPr>
          <w:t>,</w:t>
        </w:r>
      </w:ins>
      <w:del w:id="308" w:author="Fadel Ewusi kofi Adoe" w:date="2014-05-21T13:35:00Z">
        <w:r w:rsidRPr="006F4D97" w:rsidDel="0094675C">
          <w:rPr>
            <w:rFonts w:ascii="Times New Roman" w:hAnsi="Times New Roman" w:cs="Times New Roman"/>
          </w:rPr>
          <w:delText>s</w:delText>
        </w:r>
      </w:del>
      <w:r w:rsidRPr="006F4D97">
        <w:rPr>
          <w:rFonts w:ascii="Times New Roman" w:hAnsi="Times New Roman" w:cs="Times New Roman"/>
        </w:rPr>
        <w:t xml:space="preserve"> and improve</w:t>
      </w:r>
      <w:r>
        <w:rPr>
          <w:rFonts w:ascii="Times New Roman" w:hAnsi="Times New Roman" w:cs="Times New Roman" w:hint="eastAsia"/>
        </w:rPr>
        <w:t>d</w:t>
      </w:r>
      <w:r w:rsidRPr="006F4D97">
        <w:rPr>
          <w:rFonts w:ascii="Times New Roman" w:hAnsi="Times New Roman" w:cs="Times New Roman"/>
        </w:rPr>
        <w:t xml:space="preserve"> resolution and 3D processing.</w:t>
      </w:r>
      <w:r>
        <w:rPr>
          <w:rStyle w:val="FootnoteReference"/>
          <w:rFonts w:ascii="Times New Roman" w:hAnsi="Times New Roman" w:cs="Times New Roman"/>
        </w:rPr>
        <w:footnoteReference w:id="8"/>
      </w:r>
    </w:p>
    <w:p w14:paraId="003BFD21" w14:textId="6C687AFB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</w:rPr>
        <w:t>‘COLLADA’</w:t>
      </w:r>
      <w:r>
        <w:rPr>
          <w:rStyle w:val="FootnoteReference"/>
          <w:rFonts w:ascii="Times New Roman" w:hAnsi="Times New Roman" w:cs="Times New Roman"/>
        </w:rPr>
        <w:footnoteReference w:id="9"/>
      </w:r>
      <w:r w:rsidRPr="006F4D97">
        <w:rPr>
          <w:rFonts w:ascii="Times New Roman" w:hAnsi="Times New Roman" w:cs="Times New Roman"/>
        </w:rPr>
        <w:t xml:space="preserve"> is only one standard 3D file format that Apple approved to iPad and it has '.dae' file extension.</w:t>
      </w:r>
      <w:r w:rsidRPr="00DF4AF6">
        <w:rPr>
          <w:rFonts w:ascii="Times New Roman" w:hAnsi="Times New Roman" w:cs="Times New Roman"/>
          <w:noProof/>
          <w:vertAlign w:val="superscript"/>
        </w:rPr>
        <w:t>12</w:t>
      </w:r>
      <w:r w:rsidRPr="006F4D97">
        <w:rPr>
          <w:rFonts w:ascii="Times New Roman" w:hAnsi="Times New Roman" w:cs="Times New Roman"/>
        </w:rPr>
        <w:t xml:space="preserve"> </w:t>
      </w:r>
      <w:ins w:id="309" w:author="Fadel Ewusi kofi Adoe" w:date="2014-05-21T13:36:00Z">
        <w:r w:rsidR="0094675C">
          <w:rPr>
            <w:rFonts w:ascii="Times New Roman" w:hAnsi="Times New Roman" w:cs="Times New Roman"/>
          </w:rPr>
          <w:t xml:space="preserve">Currently, </w:t>
        </w:r>
      </w:ins>
      <w:del w:id="310" w:author="Fadel Ewusi kofi Adoe" w:date="2014-05-21T13:36:00Z">
        <w:r w:rsidRPr="006F4D97" w:rsidDel="0094675C">
          <w:rPr>
            <w:rFonts w:ascii="Times New Roman" w:hAnsi="Times New Roman" w:cs="Times New Roman"/>
          </w:rPr>
          <w:delText>T</w:delText>
        </w:r>
      </w:del>
      <w:ins w:id="311" w:author="Fadel Ewusi kofi Adoe" w:date="2014-05-21T13:36:00Z">
        <w:r w:rsidR="0094675C">
          <w:rPr>
            <w:rFonts w:ascii="Times New Roman" w:hAnsi="Times New Roman" w:cs="Times New Roman"/>
          </w:rPr>
          <w:t>t</w:t>
        </w:r>
      </w:ins>
      <w:r w:rsidRPr="006F4D97">
        <w:rPr>
          <w:rFonts w:ascii="Times New Roman" w:hAnsi="Times New Roman" w:cs="Times New Roman"/>
        </w:rPr>
        <w:t xml:space="preserve">here is </w:t>
      </w:r>
      <w:del w:id="312" w:author="Fadel Ewusi kofi Adoe" w:date="2014-05-21T13:36:00Z">
        <w:r w:rsidRPr="006F4D97" w:rsidDel="0094675C">
          <w:rPr>
            <w:rFonts w:ascii="Times New Roman" w:hAnsi="Times New Roman" w:cs="Times New Roman"/>
          </w:rPr>
          <w:delText xml:space="preserve">any </w:delText>
        </w:r>
      </w:del>
      <w:ins w:id="313" w:author="Fadel Ewusi kofi Adoe" w:date="2014-05-21T13:36:00Z">
        <w:r w:rsidR="0094675C">
          <w:rPr>
            <w:rFonts w:ascii="Times New Roman" w:hAnsi="Times New Roman" w:cs="Times New Roman"/>
          </w:rPr>
          <w:t>no</w:t>
        </w:r>
        <w:r w:rsidR="0094675C" w:rsidRPr="006F4D97">
          <w:rPr>
            <w:rFonts w:ascii="Times New Roman" w:hAnsi="Times New Roman" w:cs="Times New Roman"/>
          </w:rPr>
          <w:t xml:space="preserve"> </w:t>
        </w:r>
      </w:ins>
      <w:r w:rsidRPr="006F4D97">
        <w:rPr>
          <w:rFonts w:ascii="Times New Roman" w:hAnsi="Times New Roman" w:cs="Times New Roman"/>
        </w:rPr>
        <w:t>3D medical program that supports '.dae' file</w:t>
      </w:r>
      <w:ins w:id="314" w:author="Fadel Ewusi kofi Adoe" w:date="2014-05-21T13:36:00Z">
        <w:r w:rsidR="0094675C">
          <w:rPr>
            <w:rFonts w:ascii="Times New Roman" w:hAnsi="Times New Roman" w:cs="Times New Roman"/>
          </w:rPr>
          <w:t xml:space="preserve"> format</w:t>
        </w:r>
      </w:ins>
      <w:r w:rsidRPr="006F4D97">
        <w:rPr>
          <w:rFonts w:ascii="Times New Roman" w:hAnsi="Times New Roman" w:cs="Times New Roman"/>
        </w:rPr>
        <w:t xml:space="preserve"> </w:t>
      </w:r>
      <w:del w:id="315" w:author="Fadel Ewusi kofi Adoe" w:date="2014-05-21T13:36:00Z">
        <w:r w:rsidRPr="006F4D97" w:rsidDel="0094675C">
          <w:rPr>
            <w:rFonts w:ascii="Times New Roman" w:hAnsi="Times New Roman" w:cs="Times New Roman"/>
          </w:rPr>
          <w:delText>from now</w:delText>
        </w:r>
      </w:del>
      <w:r w:rsidRPr="006F4D97">
        <w:rPr>
          <w:rFonts w:ascii="Times New Roman" w:hAnsi="Times New Roman" w:cs="Times New Roman"/>
        </w:rPr>
        <w:t xml:space="preserve">, but </w:t>
      </w:r>
      <w:del w:id="316" w:author="Fadel Ewusi kofi Adoe" w:date="2014-05-21T13:37:00Z">
        <w:r w:rsidRPr="006F4D97" w:rsidDel="0094675C">
          <w:rPr>
            <w:rFonts w:ascii="Times New Roman" w:hAnsi="Times New Roman" w:cs="Times New Roman"/>
          </w:rPr>
          <w:delText>as developing of</w:delText>
        </w:r>
      </w:del>
      <w:ins w:id="317" w:author="Fadel Ewusi kofi Adoe" w:date="2014-05-21T13:37:00Z">
        <w:r w:rsidR="0094675C">
          <w:rPr>
            <w:rFonts w:ascii="Times New Roman" w:hAnsi="Times New Roman" w:cs="Times New Roman"/>
          </w:rPr>
          <w:t>with advancement in</w:t>
        </w:r>
      </w:ins>
      <w:r w:rsidRPr="006F4D97">
        <w:rPr>
          <w:rFonts w:ascii="Times New Roman" w:hAnsi="Times New Roman" w:cs="Times New Roman"/>
        </w:rPr>
        <w:t xml:space="preserve"> 3D medical technology, we </w:t>
      </w:r>
      <w:del w:id="318" w:author="Fadel Ewusi kofi Adoe" w:date="2014-05-21T13:37:00Z">
        <w:r w:rsidRPr="006F4D97" w:rsidDel="0094675C">
          <w:rPr>
            <w:rFonts w:ascii="Times New Roman" w:hAnsi="Times New Roman" w:cs="Times New Roman"/>
          </w:rPr>
          <w:delText xml:space="preserve">might </w:delText>
        </w:r>
      </w:del>
      <w:ins w:id="319" w:author="Fadel Ewusi kofi Adoe" w:date="2014-05-21T13:37:00Z">
        <w:r w:rsidR="0094675C">
          <w:rPr>
            <w:rFonts w:ascii="Times New Roman" w:hAnsi="Times New Roman" w:cs="Times New Roman"/>
          </w:rPr>
          <w:t>hope to</w:t>
        </w:r>
        <w:r w:rsidR="0094675C" w:rsidRPr="006F4D97">
          <w:rPr>
            <w:rFonts w:ascii="Times New Roman" w:hAnsi="Times New Roman" w:cs="Times New Roman"/>
          </w:rPr>
          <w:t xml:space="preserve"> </w:t>
        </w:r>
      </w:ins>
      <w:r w:rsidRPr="006F4D97">
        <w:rPr>
          <w:rFonts w:ascii="Times New Roman" w:hAnsi="Times New Roman" w:cs="Times New Roman"/>
        </w:rPr>
        <w:t xml:space="preserve">see a 3D object on iPad directly without </w:t>
      </w:r>
      <w:ins w:id="320" w:author="Fadel Ewusi kofi Adoe" w:date="2014-05-21T13:38:00Z">
        <w:r w:rsidR="0094675C">
          <w:rPr>
            <w:rFonts w:ascii="Times New Roman" w:hAnsi="Times New Roman" w:cs="Times New Roman"/>
          </w:rPr>
          <w:t xml:space="preserve">using </w:t>
        </w:r>
      </w:ins>
      <w:del w:id="321" w:author="Fadel Ewusi kofi Adoe" w:date="2014-05-21T13:38:00Z">
        <w:r w:rsidRPr="006F4D97" w:rsidDel="0094675C">
          <w:rPr>
            <w:rFonts w:ascii="Times New Roman" w:hAnsi="Times New Roman" w:cs="Times New Roman"/>
          </w:rPr>
          <w:delText xml:space="preserve">any </w:delText>
        </w:r>
      </w:del>
      <w:r w:rsidRPr="006F4D97">
        <w:rPr>
          <w:rFonts w:ascii="Times New Roman" w:hAnsi="Times New Roman" w:cs="Times New Roman"/>
        </w:rPr>
        <w:t>viewer</w:t>
      </w:r>
      <w:ins w:id="322" w:author="Fadel Ewusi kofi Adoe" w:date="2014-05-21T13:38:00Z">
        <w:r w:rsidR="0094675C">
          <w:rPr>
            <w:rFonts w:ascii="Times New Roman" w:hAnsi="Times New Roman" w:cs="Times New Roman"/>
          </w:rPr>
          <w:t>s</w:t>
        </w:r>
      </w:ins>
      <w:r w:rsidRPr="006F4D97">
        <w:rPr>
          <w:rFonts w:ascii="Times New Roman" w:hAnsi="Times New Roman" w:cs="Times New Roman"/>
        </w:rPr>
        <w:t xml:space="preserve"> </w:t>
      </w:r>
      <w:ins w:id="323" w:author="Fadel Ewusi kofi Adoe" w:date="2014-05-21T13:39:00Z">
        <w:r w:rsidR="00FE72FC">
          <w:rPr>
            <w:rFonts w:ascii="Times New Roman" w:hAnsi="Times New Roman" w:cs="Times New Roman"/>
          </w:rPr>
          <w:t>such as</w:t>
        </w:r>
      </w:ins>
      <w:del w:id="324" w:author="Fadel Ewusi kofi Adoe" w:date="2014-05-21T13:39:00Z">
        <w:r w:rsidRPr="006F4D97" w:rsidDel="00FE72FC">
          <w:rPr>
            <w:rFonts w:ascii="Times New Roman" w:hAnsi="Times New Roman" w:cs="Times New Roman"/>
          </w:rPr>
          <w:delText>like</w:delText>
        </w:r>
      </w:del>
      <w:r w:rsidRPr="006F4D97">
        <w:rPr>
          <w:rFonts w:ascii="Times New Roman" w:hAnsi="Times New Roman" w:cs="Times New Roman"/>
        </w:rPr>
        <w:t xml:space="preserve"> jpg pictures.</w:t>
      </w:r>
    </w:p>
    <w:p w14:paraId="186A98F5" w14:textId="77777777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</w:rPr>
        <w:t>.</w:t>
      </w:r>
    </w:p>
    <w:p w14:paraId="4C7AAACC" w14:textId="77777777" w:rsidR="00B97AA3" w:rsidRPr="004E3A3B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  <w:b/>
        </w:rPr>
      </w:pPr>
      <w:r w:rsidRPr="004E3A3B">
        <w:rPr>
          <w:rFonts w:ascii="Times New Roman" w:hAnsi="Times New Roman" w:cs="Times New Roman"/>
          <w:b/>
        </w:rPr>
        <w:t>Conclusion</w:t>
      </w:r>
    </w:p>
    <w:p w14:paraId="18F73A5F" w14:textId="62ADE935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</w:rPr>
        <w:t>Although</w:t>
      </w:r>
      <w:ins w:id="325" w:author="Fadel Ewusi kofi Adoe" w:date="2014-05-21T13:39:00Z">
        <w:r w:rsidR="00875CE1">
          <w:rPr>
            <w:rFonts w:ascii="Times New Roman" w:hAnsi="Times New Roman" w:cs="Times New Roman"/>
          </w:rPr>
          <w:t>,</w:t>
        </w:r>
      </w:ins>
      <w:r w:rsidRPr="006F4D97">
        <w:rPr>
          <w:rFonts w:ascii="Times New Roman" w:hAnsi="Times New Roman" w:cs="Times New Roman"/>
        </w:rPr>
        <w:t xml:space="preserve"> there are</w:t>
      </w:r>
      <w:r>
        <w:rPr>
          <w:rFonts w:ascii="Times New Roman" w:hAnsi="Times New Roman" w:cs="Times New Roman" w:hint="eastAsia"/>
        </w:rPr>
        <w:t xml:space="preserve"> </w:t>
      </w:r>
      <w:r w:rsidRPr="006F4D97">
        <w:rPr>
          <w:rFonts w:ascii="Times New Roman" w:hAnsi="Times New Roman" w:cs="Times New Roman"/>
        </w:rPr>
        <w:t xml:space="preserve">many limitations, this study is worth to find </w:t>
      </w:r>
      <w:r>
        <w:rPr>
          <w:rFonts w:ascii="Times New Roman" w:hAnsi="Times New Roman" w:cs="Times New Roman" w:hint="eastAsia"/>
        </w:rPr>
        <w:t xml:space="preserve">a </w:t>
      </w:r>
      <w:r w:rsidRPr="006F4D97">
        <w:rPr>
          <w:rFonts w:ascii="Times New Roman" w:hAnsi="Times New Roman" w:cs="Times New Roman"/>
        </w:rPr>
        <w:t xml:space="preserve">possibility of </w:t>
      </w:r>
      <w:ins w:id="326" w:author="Fadel Ewusi kofi Adoe" w:date="2014-05-21T13:41:00Z">
        <w:r w:rsidR="00875CE1">
          <w:rPr>
            <w:rFonts w:ascii="Times New Roman" w:hAnsi="Times New Roman" w:cs="Times New Roman"/>
          </w:rPr>
          <w:t xml:space="preserve">using </w:t>
        </w:r>
      </w:ins>
      <w:r w:rsidRPr="006F4D97">
        <w:rPr>
          <w:rFonts w:ascii="Times New Roman" w:hAnsi="Times New Roman" w:cs="Times New Roman"/>
        </w:rPr>
        <w:t xml:space="preserve">mobile devices </w:t>
      </w:r>
      <w:del w:id="327" w:author="Fadel Ewusi kofi Adoe" w:date="2014-05-21T13:41:00Z">
        <w:r w:rsidRPr="006F4D97" w:rsidDel="00875CE1">
          <w:rPr>
            <w:rFonts w:ascii="Times New Roman" w:hAnsi="Times New Roman" w:cs="Times New Roman"/>
          </w:rPr>
          <w:delText>that takes a role</w:delText>
        </w:r>
      </w:del>
      <w:del w:id="328" w:author="Fadel Ewusi kofi Adoe" w:date="2014-05-21T13:46:00Z">
        <w:r w:rsidRPr="006F4D97" w:rsidDel="006A370F">
          <w:rPr>
            <w:rFonts w:ascii="Times New Roman" w:hAnsi="Times New Roman" w:cs="Times New Roman"/>
          </w:rPr>
          <w:delText xml:space="preserve"> </w:delText>
        </w:r>
      </w:del>
      <w:r w:rsidRPr="006F4D97">
        <w:rPr>
          <w:rFonts w:ascii="Times New Roman" w:hAnsi="Times New Roman" w:cs="Times New Roman"/>
        </w:rPr>
        <w:t xml:space="preserve">as </w:t>
      </w:r>
      <w:del w:id="329" w:author="Fadel Ewusi kofi Adoe" w:date="2014-05-21T13:41:00Z">
        <w:r w:rsidRPr="006F4D97" w:rsidDel="00875CE1">
          <w:rPr>
            <w:rFonts w:ascii="Times New Roman" w:hAnsi="Times New Roman" w:cs="Times New Roman"/>
          </w:rPr>
          <w:delText>an</w:delText>
        </w:r>
      </w:del>
      <w:del w:id="330" w:author="Fadel Ewusi kofi Adoe" w:date="2014-05-21T13:46:00Z">
        <w:r w:rsidRPr="006F4D97" w:rsidDel="006A370F">
          <w:rPr>
            <w:rFonts w:ascii="Times New Roman" w:hAnsi="Times New Roman" w:cs="Times New Roman"/>
          </w:rPr>
          <w:delText xml:space="preserve"> </w:delText>
        </w:r>
      </w:del>
      <w:r w:rsidRPr="006F4D97">
        <w:rPr>
          <w:rFonts w:ascii="Times New Roman" w:hAnsi="Times New Roman" w:cs="Times New Roman"/>
        </w:rPr>
        <w:t>end-terminal</w:t>
      </w:r>
      <w:ins w:id="331" w:author="Fadel Ewusi kofi Adoe" w:date="2014-05-21T13:41:00Z">
        <w:r w:rsidR="00875CE1">
          <w:rPr>
            <w:rFonts w:ascii="Times New Roman" w:hAnsi="Times New Roman" w:cs="Times New Roman"/>
          </w:rPr>
          <w:t>s</w:t>
        </w:r>
      </w:ins>
      <w:r w:rsidRPr="006F4D97">
        <w:rPr>
          <w:rFonts w:ascii="Times New Roman" w:hAnsi="Times New Roman" w:cs="Times New Roman"/>
        </w:rPr>
        <w:t xml:space="preserve"> for Navigation surgery or augmented reality. </w:t>
      </w:r>
      <w:r>
        <w:rPr>
          <w:rFonts w:ascii="Times New Roman" w:hAnsi="Times New Roman" w:cs="Times New Roman" w:hint="eastAsia"/>
        </w:rPr>
        <w:t>T</w:t>
      </w:r>
      <w:r w:rsidRPr="006F4D97">
        <w:rPr>
          <w:rFonts w:ascii="Times New Roman" w:hAnsi="Times New Roman" w:cs="Times New Roman"/>
        </w:rPr>
        <w:t>his field has a great positive potential energy</w:t>
      </w:r>
      <w:ins w:id="332" w:author="Fadel Ewusi kofi Adoe" w:date="2014-05-21T13:41:00Z">
        <w:r w:rsidR="00875CE1">
          <w:rPr>
            <w:rFonts w:ascii="Times New Roman" w:hAnsi="Times New Roman" w:cs="Times New Roman"/>
          </w:rPr>
          <w:t>,</w:t>
        </w:r>
      </w:ins>
      <w:r w:rsidRPr="006F4D97">
        <w:rPr>
          <w:rFonts w:ascii="Times New Roman" w:hAnsi="Times New Roman" w:cs="Times New Roman"/>
        </w:rPr>
        <w:t xml:space="preserve"> and we expect </w:t>
      </w:r>
      <w:r>
        <w:rPr>
          <w:rFonts w:ascii="Times New Roman" w:hAnsi="Times New Roman" w:cs="Times New Roman" w:hint="eastAsia"/>
        </w:rPr>
        <w:t xml:space="preserve">vigorous </w:t>
      </w:r>
      <w:r w:rsidRPr="006F4D97">
        <w:rPr>
          <w:rFonts w:ascii="Times New Roman" w:hAnsi="Times New Roman" w:cs="Times New Roman"/>
        </w:rPr>
        <w:t>activities of medical staffs in this field.</w:t>
      </w:r>
    </w:p>
    <w:p w14:paraId="5F870788" w14:textId="77777777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</w:p>
    <w:p w14:paraId="5A38CF03" w14:textId="77777777" w:rsidR="00B97AA3" w:rsidRPr="006F4D97" w:rsidRDefault="00B97AA3" w:rsidP="00B97AA3">
      <w:pPr>
        <w:wordWrap/>
        <w:spacing w:line="480" w:lineRule="auto"/>
        <w:jc w:val="left"/>
        <w:rPr>
          <w:rFonts w:ascii="Times New Roman" w:hAnsi="Times New Roman" w:cs="Times New Roman"/>
        </w:rPr>
      </w:pPr>
      <w:r w:rsidRPr="006F4D97">
        <w:rPr>
          <w:rFonts w:ascii="Times New Roman" w:hAnsi="Times New Roman" w:cs="Times New Roman"/>
        </w:rPr>
        <w:t xml:space="preserve"> </w:t>
      </w:r>
    </w:p>
    <w:p w14:paraId="506A816D" w14:textId="77777777" w:rsidR="00851E3B" w:rsidRPr="00B97AA3" w:rsidRDefault="00851E3B"/>
    <w:sectPr w:rsidR="00851E3B" w:rsidRPr="00B97AA3" w:rsidSect="00851E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6" w:author="Fadel Ewusi kofi Adoe" w:date="2014-05-21T10:16:00Z" w:initials="FEkA">
    <w:p w14:paraId="7753EF4D" w14:textId="77777777" w:rsidR="004C2DDD" w:rsidRDefault="004C2DDD">
      <w:pPr>
        <w:pStyle w:val="CommentText"/>
      </w:pPr>
      <w:r>
        <w:rPr>
          <w:rStyle w:val="CommentReference"/>
        </w:rPr>
        <w:annotationRef/>
      </w:r>
      <w:r>
        <w:t>I have revised this sentence to bring out its intended meaning more clearly. Please check whether the revision is acceptable</w:t>
      </w:r>
    </w:p>
  </w:comment>
  <w:comment w:id="77" w:author="Fadel Ewusi kofi Adoe" w:date="2014-05-21T11:12:00Z" w:initials="FEkA">
    <w:p w14:paraId="58807923" w14:textId="18AA8FE7" w:rsidR="00C644CE" w:rsidRDefault="00C644CE">
      <w:pPr>
        <w:pStyle w:val="CommentText"/>
      </w:pPr>
      <w:r>
        <w:rPr>
          <w:rStyle w:val="CommentReference"/>
        </w:rPr>
        <w:annotationRef/>
      </w:r>
      <w:r>
        <w:t>Please I have revised this phrase for better clarity. Please check whether the revised phrase is acceptable</w:t>
      </w:r>
    </w:p>
  </w:comment>
  <w:comment w:id="123" w:author="Fadel Ewusi kofi Adoe" w:date="2014-05-21T11:39:00Z" w:initials="FEkA">
    <w:p w14:paraId="6C25235A" w14:textId="0E5C90AE" w:rsidR="005C5F29" w:rsidRDefault="005C5F29">
      <w:pPr>
        <w:pStyle w:val="CommentText"/>
      </w:pPr>
      <w:r>
        <w:rPr>
          <w:rStyle w:val="CommentReference"/>
        </w:rPr>
        <w:annotationRef/>
      </w:r>
      <w:r>
        <w:t>This part appears slightly confusing. For better clarity, I suggest that it be reworded as “</w:t>
      </w:r>
      <w:r>
        <w:rPr>
          <w:rFonts w:ascii="Times New Roman" w:hAnsi="Times New Roman" w:cs="Times New Roman"/>
        </w:rPr>
        <w:t>These features motivate medical practitioners to incorporate these devices into clinical practice.</w:t>
      </w:r>
      <w:r>
        <w:t>”</w:t>
      </w:r>
    </w:p>
  </w:comment>
  <w:comment w:id="140" w:author="Fadel Ewusi kofi Adoe" w:date="2014-05-21T11:56:00Z" w:initials="FEkA">
    <w:p w14:paraId="03DFB518" w14:textId="3F40BBCD" w:rsidR="00003E23" w:rsidRDefault="00003E23">
      <w:pPr>
        <w:pStyle w:val="CommentText"/>
      </w:pPr>
      <w:r>
        <w:rPr>
          <w:rStyle w:val="CommentReference"/>
        </w:rPr>
        <w:annotationRef/>
      </w:r>
      <w:r>
        <w:t>I have revised this sentence for brevity, and better clarity. Please do c</w:t>
      </w:r>
      <w:r w:rsidR="00AE01B6">
        <w:t>heck whether the intended meaning is retained.</w:t>
      </w:r>
    </w:p>
  </w:comment>
  <w:comment w:id="154" w:author="Fadel Ewusi kofi Adoe" w:date="2014-05-21T11:59:00Z" w:initials="FEkA">
    <w:p w14:paraId="31717EFE" w14:textId="001B411E" w:rsidR="00AE01B6" w:rsidRDefault="00AE01B6">
      <w:pPr>
        <w:pStyle w:val="CommentText"/>
      </w:pPr>
      <w:r>
        <w:rPr>
          <w:rStyle w:val="CommentReference"/>
        </w:rPr>
        <w:annotationRef/>
      </w:r>
      <w:r>
        <w:t>I’m unsure of the intended meaning of this part. It appears incomplete. I suggest it could be deleted.</w:t>
      </w:r>
    </w:p>
  </w:comment>
  <w:comment w:id="165" w:author="Fadel Ewusi kofi Adoe" w:date="2014-05-21T12:10:00Z" w:initials="FEkA">
    <w:p w14:paraId="2D07BE61" w14:textId="5BE9FAF0" w:rsidR="00AD0449" w:rsidRDefault="00AD0449">
      <w:pPr>
        <w:pStyle w:val="CommentText"/>
      </w:pPr>
      <w:r>
        <w:rPr>
          <w:rStyle w:val="CommentReference"/>
        </w:rPr>
        <w:annotationRef/>
      </w:r>
      <w:r>
        <w:t>I am not sure I understand the meaning of this part. Perhaps you mean “3D medical applications allow 3D object to be exported to conventional formats.” If yes, please make this change here; otherwise, please revise this part suitably</w:t>
      </w:r>
    </w:p>
  </w:comment>
  <w:comment w:id="185" w:author="Fadel Ewusi kofi Adoe" w:date="2014-05-21T12:16:00Z" w:initials="FEkA">
    <w:p w14:paraId="2331972D" w14:textId="55D93AB6" w:rsidR="00AD0449" w:rsidRDefault="00AD0449">
      <w:pPr>
        <w:pStyle w:val="CommentText"/>
      </w:pPr>
      <w:r>
        <w:rPr>
          <w:rStyle w:val="CommentReference"/>
        </w:rPr>
        <w:annotationRef/>
      </w:r>
      <w:r>
        <w:t>Please I deleted that to ensure consistent use of 3D</w:t>
      </w:r>
    </w:p>
  </w:comment>
  <w:comment w:id="188" w:author="Fadel Ewusi kofi Adoe" w:date="2014-05-21T12:27:00Z" w:initials="FEkA">
    <w:p w14:paraId="1C8B32EF" w14:textId="63CD4DB6" w:rsidR="00B6140A" w:rsidRDefault="00B6140A">
      <w:pPr>
        <w:pStyle w:val="CommentText"/>
      </w:pPr>
      <w:r>
        <w:rPr>
          <w:rStyle w:val="CommentReference"/>
        </w:rPr>
        <w:annotationRef/>
      </w:r>
      <w:r>
        <w:t>This sentence appears slightly unclear. Please consider revising it as follows, provided the intended meaning is retained: “The 3D object was</w:t>
      </w:r>
      <w:r w:rsidR="00103CDB">
        <w:t xml:space="preserve"> then viewed on iPad, and tested for zoom, rotation, and flipping.”</w:t>
      </w:r>
    </w:p>
  </w:comment>
  <w:comment w:id="194" w:author="Fadel Ewusi kofi Adoe" w:date="2014-05-21T12:39:00Z" w:initials="FEkA">
    <w:p w14:paraId="3BE0EB30" w14:textId="022A511E" w:rsidR="00852488" w:rsidRDefault="00852488">
      <w:pPr>
        <w:pStyle w:val="CommentText"/>
      </w:pPr>
      <w:r>
        <w:rPr>
          <w:rStyle w:val="CommentReference"/>
        </w:rPr>
        <w:annotationRef/>
      </w:r>
      <w:r>
        <w:t>I’m unsure of the intended meaning of this part. Unfortunately, I am unable to provide a suggestion at this point of time. Please consider sending me a clarification so that I may provide a suitable suggestion.</w:t>
      </w:r>
    </w:p>
  </w:comment>
  <w:comment w:id="221" w:author="Fadel Ewusi kofi Adoe" w:date="2014-05-21T12:58:00Z" w:initials="FEkA">
    <w:p w14:paraId="00678634" w14:textId="23BDA1FE" w:rsidR="009205B1" w:rsidRDefault="009205B1">
      <w:pPr>
        <w:pStyle w:val="CommentText"/>
      </w:pPr>
      <w:r>
        <w:rPr>
          <w:rStyle w:val="CommentReference"/>
        </w:rPr>
        <w:annotationRef/>
      </w:r>
      <w:r w:rsidR="00231DD5">
        <w:t>This phrase appears to me a bit confusing, please consider replacing it with a more suitable phrase</w:t>
      </w:r>
    </w:p>
  </w:comment>
  <w:comment w:id="251" w:author="Fadel Ewusi kofi Adoe" w:date="2014-05-21T13:09:00Z" w:initials="FEkA">
    <w:p w14:paraId="2273557D" w14:textId="176CED15" w:rsidR="00894663" w:rsidRDefault="00894663">
      <w:pPr>
        <w:pStyle w:val="CommentText"/>
      </w:pPr>
      <w:r>
        <w:rPr>
          <w:rStyle w:val="CommentReference"/>
        </w:rPr>
        <w:annotationRef/>
      </w:r>
      <w:r>
        <w:t>This part appears ambiguous. Do you mean “be in multiples of 20,000” or “ be up to 20,000” If neither of these suggestions is acceptable, please revise this part to convey your intended meaning more clearly</w:t>
      </w:r>
    </w:p>
  </w:comment>
  <w:comment w:id="286" w:author="Fadel Ewusi kofi Adoe" w:date="2014-05-21T13:20:00Z" w:initials="FEkA">
    <w:p w14:paraId="2B8F5374" w14:textId="7AD268F4" w:rsidR="00087B09" w:rsidRDefault="00087B09">
      <w:pPr>
        <w:pStyle w:val="CommentText"/>
      </w:pPr>
      <w:r>
        <w:rPr>
          <w:rStyle w:val="CommentReference"/>
        </w:rPr>
        <w:annotationRef/>
      </w:r>
      <w:r>
        <w:t>This phrase appears slightly unclear. In particular, I’m unsure of what “even it sealed” means. Please consider sending me a clarification about your intended meaning, so that I may provide a suitable suggestion.</w:t>
      </w:r>
    </w:p>
  </w:comment>
  <w:comment w:id="304" w:author="Fadel Ewusi kofi Adoe" w:date="2014-05-21T13:31:00Z" w:initials="FEkA">
    <w:p w14:paraId="4F134F6E" w14:textId="423C4C76" w:rsidR="0094675C" w:rsidRDefault="0094675C">
      <w:pPr>
        <w:pStyle w:val="CommentText"/>
      </w:pPr>
      <w:r>
        <w:rPr>
          <w:rStyle w:val="CommentReference"/>
        </w:rPr>
        <w:annotationRef/>
      </w:r>
      <w:r>
        <w:t>I am not sure I understand the meaning of this part. Perhaps you mean, “these vendors may  not follow a standard because of their intentions to monopolize the markets”</w:t>
      </w:r>
    </w:p>
  </w:comment>
  <w:comment w:id="305" w:author="Fadel Ewusi kofi Adoe" w:date="2014-05-21T13:34:00Z" w:initials="FEkA">
    <w:p w14:paraId="1E4E102E" w14:textId="33CF68DD" w:rsidR="0094675C" w:rsidRDefault="0094675C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753EF4D" w15:done="0"/>
  <w15:commentEx w15:paraId="58807923" w15:done="0"/>
  <w15:commentEx w15:paraId="6C25235A" w15:done="0"/>
  <w15:commentEx w15:paraId="03DFB518" w15:done="0"/>
  <w15:commentEx w15:paraId="31717EFE" w15:done="0"/>
  <w15:commentEx w15:paraId="2D07BE61" w15:done="0"/>
  <w15:commentEx w15:paraId="2331972D" w15:done="0"/>
  <w15:commentEx w15:paraId="1C8B32EF" w15:done="0"/>
  <w15:commentEx w15:paraId="3BE0EB30" w15:done="0"/>
  <w15:commentEx w15:paraId="00678634" w15:done="0"/>
  <w15:commentEx w15:paraId="2273557D" w15:done="0"/>
  <w15:commentEx w15:paraId="2B8F5374" w15:done="0"/>
  <w15:commentEx w15:paraId="4F134F6E" w15:done="0"/>
  <w15:commentEx w15:paraId="1E4E102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DCD919" w14:textId="77777777" w:rsidR="008927BB" w:rsidRDefault="008927BB" w:rsidP="00B97AA3">
      <w:r>
        <w:separator/>
      </w:r>
    </w:p>
  </w:endnote>
  <w:endnote w:type="continuationSeparator" w:id="0">
    <w:p w14:paraId="7ADE3755" w14:textId="77777777" w:rsidR="008927BB" w:rsidRDefault="008927BB" w:rsidP="00B97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D0AEBF" w14:textId="77777777" w:rsidR="008927BB" w:rsidRDefault="008927BB" w:rsidP="00B97AA3">
      <w:r>
        <w:separator/>
      </w:r>
    </w:p>
  </w:footnote>
  <w:footnote w:type="continuationSeparator" w:id="0">
    <w:p w14:paraId="7808AC19" w14:textId="77777777" w:rsidR="008927BB" w:rsidRDefault="008927BB" w:rsidP="00B97AA3">
      <w:r>
        <w:continuationSeparator/>
      </w:r>
    </w:p>
  </w:footnote>
  <w:footnote w:id="1">
    <w:p w14:paraId="43B0E49D" w14:textId="77777777" w:rsidR="00B97AA3" w:rsidRDefault="00B97AA3" w:rsidP="00B97AA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16062">
        <w:t>iPad (1st generation</w:t>
      </w:r>
      <w:r>
        <w:rPr>
          <w:rFonts w:hint="eastAsia"/>
        </w:rPr>
        <w:t>, 2010</w:t>
      </w:r>
      <w:r w:rsidRPr="00F16062">
        <w:t>). Apple Inc. Cupertino, CA 95014, USA. http://www.apple.com/.</w:t>
      </w:r>
    </w:p>
  </w:footnote>
  <w:footnote w:id="2">
    <w:p w14:paraId="743F20F1" w14:textId="77777777" w:rsidR="00B97AA3" w:rsidRDefault="00B97AA3" w:rsidP="00B97AA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67C9F">
        <w:t>Osirix Imaging Software. ⓒPixmeo Sarl. http://www.osirix-viewer.com/.</w:t>
      </w:r>
    </w:p>
  </w:footnote>
  <w:footnote w:id="3">
    <w:p w14:paraId="34DFA973" w14:textId="77777777" w:rsidR="00B97AA3" w:rsidRDefault="00B97AA3" w:rsidP="00B97AA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C00AD">
        <w:t>AutoCAD. Autodesk, Inc. San Rafael, CA 94903, USA. http://usa.autodesk.com/autocad-products/.</w:t>
      </w:r>
    </w:p>
  </w:footnote>
  <w:footnote w:id="4">
    <w:p w14:paraId="037469D6" w14:textId="77777777" w:rsidR="00B97AA3" w:rsidRDefault="00B97AA3" w:rsidP="00B97AA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C00AD">
        <w:t>Autodesk 3ds Max. Autodesk, Inc. San Rafael, CA 94903, USA. http://usa.autodesk.com/3ds-max/.</w:t>
      </w:r>
    </w:p>
  </w:footnote>
  <w:footnote w:id="5">
    <w:p w14:paraId="240CEE0B" w14:textId="77777777" w:rsidR="00B97AA3" w:rsidRDefault="00B97AA3" w:rsidP="00B97AA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C00AD">
        <w:t>3D-DOCTOR (4.0.20110710, 1998-2011, demo). Able Software Corp. Lexington, MA 02420, USA. http://www.ablesw.com/.</w:t>
      </w:r>
    </w:p>
  </w:footnote>
  <w:footnote w:id="6">
    <w:p w14:paraId="1F14D16C" w14:textId="77777777" w:rsidR="00B97AA3" w:rsidRDefault="00B97AA3" w:rsidP="00B97AA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C00AD">
        <w:t>3DVIA. DASSUALT SYSYEMES. Velizy-Villacoublay, France. http://www.3dvia.com/.</w:t>
      </w:r>
    </w:p>
  </w:footnote>
  <w:footnote w:id="7">
    <w:p w14:paraId="7CB2E343" w14:textId="77777777" w:rsidR="00B97AA3" w:rsidRDefault="00B97AA3" w:rsidP="00B97AA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C00AD">
        <w:t>3DVIA mobile HD (1.4, 2011). DASSUALT SYSYEMES. Velizy-Villacoublay, France. http://itunes.apple.com/us/app/3dvia-mobile-hd/id383844825?mt=8.</w:t>
      </w:r>
    </w:p>
  </w:footnote>
  <w:footnote w:id="8">
    <w:p w14:paraId="75C58908" w14:textId="77777777" w:rsidR="00B97AA3" w:rsidRDefault="00B97AA3" w:rsidP="00B97AA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The </w:t>
      </w:r>
      <w:r w:rsidRPr="00BC00AD">
        <w:t>Apple allowed numbers of triangle from 20,000 to 50,000 for the new retina display iPad announced in 2012.</w:t>
      </w:r>
    </w:p>
  </w:footnote>
  <w:footnote w:id="9">
    <w:p w14:paraId="3626F650" w14:textId="77777777" w:rsidR="00B97AA3" w:rsidRDefault="00B97AA3" w:rsidP="00B97AA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C00AD">
        <w:t>COLLADA</w:t>
      </w:r>
      <w:r w:rsidRPr="00BC00AD">
        <w:rPr>
          <w:vertAlign w:val="subscript"/>
        </w:rPr>
        <w:t>TM</w:t>
      </w:r>
      <w:r w:rsidRPr="00BC00AD">
        <w:t>. https://collada.org/mediawiki/index.php/COLLADA_-_Digital_Asset_and_FX_Exchange_Schema</w:t>
      </w:r>
      <w:r>
        <w:rPr>
          <w:rFonts w:hint="eastAsia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BC33C8" w14:textId="77777777" w:rsidR="00B97AA3" w:rsidRDefault="00B97AA3" w:rsidP="006C663E">
    <w:pPr>
      <w:pStyle w:val="Header"/>
      <w:tabs>
        <w:tab w:val="clear" w:pos="4513"/>
        <w:tab w:val="center" w:pos="4962"/>
      </w:tabs>
      <w:jc w:val="left"/>
    </w:pPr>
    <w:r>
      <w:rPr>
        <w:rFonts w:hint="eastAsia"/>
      </w:rPr>
      <w:tab/>
    </w:r>
    <w:r w:rsidR="008927BB">
      <w:fldChar w:fldCharType="begin"/>
    </w:r>
    <w:r w:rsidR="008927BB">
      <w:instrText>PAGE   \* MERGEFORMAT</w:instrText>
    </w:r>
    <w:r w:rsidR="008927BB">
      <w:fldChar w:fldCharType="separate"/>
    </w:r>
    <w:r w:rsidR="00B84E53">
      <w:rPr>
        <w:noProof/>
      </w:rPr>
      <w:t>1</w:t>
    </w:r>
    <w:r w:rsidR="008927BB">
      <w:rPr>
        <w:noProof/>
      </w:rPr>
      <w:fldChar w:fldCharType="end"/>
    </w:r>
  </w:p>
  <w:p w14:paraId="211B7D8A" w14:textId="77777777" w:rsidR="00B97AA3" w:rsidRDefault="00B97AA3">
    <w:pPr>
      <w:pStyle w:val="Header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Fadel Ewusi kofi Adoe">
    <w15:presenceInfo w15:providerId="None" w15:userId="Fadel Ewusi kofi Ado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97AA3"/>
    <w:rsid w:val="00003E23"/>
    <w:rsid w:val="000470B5"/>
    <w:rsid w:val="00087B09"/>
    <w:rsid w:val="00103CDB"/>
    <w:rsid w:val="00121AEA"/>
    <w:rsid w:val="00231DD5"/>
    <w:rsid w:val="004977BC"/>
    <w:rsid w:val="004C2DDD"/>
    <w:rsid w:val="004F6005"/>
    <w:rsid w:val="00502531"/>
    <w:rsid w:val="00564BEF"/>
    <w:rsid w:val="005C5F29"/>
    <w:rsid w:val="00646069"/>
    <w:rsid w:val="006A370F"/>
    <w:rsid w:val="007155EE"/>
    <w:rsid w:val="00796A92"/>
    <w:rsid w:val="007C2B9B"/>
    <w:rsid w:val="00851E3B"/>
    <w:rsid w:val="00852488"/>
    <w:rsid w:val="00875CE1"/>
    <w:rsid w:val="008927BB"/>
    <w:rsid w:val="00894663"/>
    <w:rsid w:val="008C165C"/>
    <w:rsid w:val="009205B1"/>
    <w:rsid w:val="0094675C"/>
    <w:rsid w:val="00AB40E1"/>
    <w:rsid w:val="00AD0449"/>
    <w:rsid w:val="00AE01B6"/>
    <w:rsid w:val="00B6140A"/>
    <w:rsid w:val="00B84E53"/>
    <w:rsid w:val="00B97AA3"/>
    <w:rsid w:val="00BB3F16"/>
    <w:rsid w:val="00C644CE"/>
    <w:rsid w:val="00CA2718"/>
    <w:rsid w:val="00D67808"/>
    <w:rsid w:val="00E1265B"/>
    <w:rsid w:val="00ED3B9E"/>
    <w:rsid w:val="00EE17DC"/>
    <w:rsid w:val="00F24019"/>
    <w:rsid w:val="00FC2AE2"/>
    <w:rsid w:val="00FE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D92C"/>
  <w15:docId w15:val="{C8BB1894-A316-4328-B459-3859144C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7AA3"/>
    <w:pPr>
      <w:widowControl w:val="0"/>
      <w:wordWrap w:val="0"/>
      <w:autoSpaceDE w:val="0"/>
      <w:autoSpaceDN w:val="0"/>
      <w:spacing w:after="0" w:line="240" w:lineRule="auto"/>
    </w:pPr>
    <w:rPr>
      <w:rFonts w:ascii="Malgun Gothic" w:eastAsia="Malgun Gothic" w:hAnsi="Malgun Gothic" w:cs="Malgun Gothic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97AA3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97AA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B97AA3"/>
    <w:rPr>
      <w:rFonts w:ascii="Malgun Gothic" w:eastAsia="Malgun Gothic" w:hAnsi="Malgun Gothic" w:cs="Malgun Gothic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7AA3"/>
    <w:pPr>
      <w:snapToGrid w:val="0"/>
      <w:jc w:val="left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7AA3"/>
    <w:rPr>
      <w:rFonts w:ascii="Malgun Gothic" w:eastAsia="Malgun Gothic" w:hAnsi="Malgun Gothic" w:cs="Malgun Gothic"/>
      <w:szCs w:val="20"/>
    </w:rPr>
  </w:style>
  <w:style w:type="character" w:styleId="FootnoteReference">
    <w:name w:val="footnote reference"/>
    <w:uiPriority w:val="99"/>
    <w:semiHidden/>
    <w:unhideWhenUsed/>
    <w:rsid w:val="00B97AA3"/>
    <w:rPr>
      <w:vertAlign w:val="superscript"/>
    </w:rPr>
  </w:style>
  <w:style w:type="paragraph" w:styleId="Footer">
    <w:name w:val="footer"/>
    <w:basedOn w:val="Normal"/>
    <w:link w:val="FooterChar"/>
    <w:uiPriority w:val="99"/>
    <w:semiHidden/>
    <w:unhideWhenUsed/>
    <w:rsid w:val="00B97AA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7AA3"/>
    <w:rPr>
      <w:rFonts w:ascii="Malgun Gothic" w:eastAsia="Malgun Gothic" w:hAnsi="Malgun Gothic" w:cs="Malgun Gothic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C2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2DD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2DDD"/>
    <w:rPr>
      <w:rFonts w:ascii="Malgun Gothic" w:eastAsia="Malgun Gothic" w:hAnsi="Malgun Gothic" w:cs="Malgun Gothic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2D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2DDD"/>
    <w:rPr>
      <w:rFonts w:ascii="Malgun Gothic" w:eastAsia="Malgun Gothic" w:hAnsi="Malgun Gothic" w:cs="Malgun Gothic"/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DDD"/>
    <w:rPr>
      <w:rFonts w:ascii="Segoe UI" w:eastAsia="Malgun Gothic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www.youtube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1747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Jae Heon Kim</dc:creator>
  <cp:lastModifiedBy>Fadel Ewusi kofi Adoe</cp:lastModifiedBy>
  <cp:revision>18</cp:revision>
  <dcterms:created xsi:type="dcterms:W3CDTF">2014-05-18T15:03:00Z</dcterms:created>
  <dcterms:modified xsi:type="dcterms:W3CDTF">2014-05-21T17:50:00Z</dcterms:modified>
</cp:coreProperties>
</file>